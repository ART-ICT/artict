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3BAB" w14:textId="77777777" w:rsidR="002B5E4B" w:rsidRDefault="00B80851">
      <w:pPr>
        <w:pStyle w:val="Heading1"/>
        <w:ind w:left="-5"/>
      </w:pPr>
      <w:r>
        <w:t>Challenge</w:t>
      </w:r>
    </w:p>
    <w:p w14:paraId="7141DE9E" w14:textId="77777777" w:rsidR="002B5E4B" w:rsidRDefault="00B80851">
      <w:pPr>
        <w:spacing w:after="221"/>
        <w:ind w:left="-5"/>
      </w:pPr>
      <w:commentRangeStart w:id="0"/>
      <w:r>
        <w:t xml:space="preserve">The cultural heritage sector is experiencing a digital revolution driven by the growing adoption of non-invasive, non-destructive imaging and analytical approaches generating multi-dimensional data from entire artworks (e.g., </w:t>
      </w:r>
      <w:r>
        <w:t xml:space="preserve">hyperspectral imaging, macro </w:t>
      </w:r>
      <w:del w:id="1" w:author="Daly, Nathan" w:date="2020-07-07T13:13:00Z">
        <w:r w:rsidDel="00B369D7">
          <w:delText>x</w:delText>
        </w:r>
      </w:del>
      <w:ins w:id="2" w:author="Daly, Nathan" w:date="2020-07-07T13:13:00Z">
        <w:r w:rsidR="00B369D7">
          <w:t>X</w:t>
        </w:r>
      </w:ins>
      <w:r>
        <w:t xml:space="preserve">-ray fluorescence scanning, and novel forms of imaging </w:t>
      </w:r>
      <w:del w:id="3" w:author="Daly, Nathan" w:date="2020-07-07T13:13:00Z">
        <w:r w:rsidDel="00B369D7">
          <w:delText>x</w:delText>
        </w:r>
      </w:del>
      <w:ins w:id="4" w:author="Daly, Nathan" w:date="2020-07-07T13:13:00Z">
        <w:r w:rsidR="00B369D7">
          <w:t>X</w:t>
        </w:r>
      </w:ins>
      <w:r>
        <w:t>-ray radiography).</w:t>
      </w:r>
      <w:commentRangeEnd w:id="0"/>
      <w:r w:rsidR="00B369D7">
        <w:rPr>
          <w:rStyle w:val="CommentReference"/>
        </w:rPr>
        <w:commentReference w:id="0"/>
      </w:r>
    </w:p>
    <w:p w14:paraId="070648E4" w14:textId="77777777" w:rsidR="002B5E4B" w:rsidRDefault="00B80851">
      <w:pPr>
        <w:spacing w:after="221"/>
        <w:ind w:left="-5"/>
      </w:pPr>
      <w:r>
        <w:t xml:space="preserve">X-radiographs (X-ray images) are a particularly valuable tool during the examination and restoration of paintings because these can help establish the </w:t>
      </w:r>
      <w:r>
        <w:t>condition of a painting (e.g., whether there are losses and damages that may not be apparent at the surface, perhaps because of obscuring varnish, overpainted layers, structural issues, or cracks in the paint) and the status of different paint passages (e.</w:t>
      </w:r>
      <w:r>
        <w:t xml:space="preserve">g., help to identify </w:t>
      </w:r>
      <w:proofErr w:type="spellStart"/>
      <w:r>
        <w:t>retouchings</w:t>
      </w:r>
      <w:proofErr w:type="spellEnd"/>
      <w:r>
        <w:t xml:space="preserve"> or fills).</w:t>
      </w:r>
    </w:p>
    <w:p w14:paraId="1726FF1D" w14:textId="77777777" w:rsidR="002B5E4B" w:rsidRDefault="00B80851">
      <w:pPr>
        <w:spacing w:after="221"/>
        <w:ind w:left="-5"/>
      </w:pPr>
      <w:r>
        <w:t xml:space="preserve">However, interpreting </w:t>
      </w:r>
      <w:del w:id="6" w:author="Daly, Nathan" w:date="2020-07-07T13:13:00Z">
        <w:r w:rsidDel="00B369D7">
          <w:delText>x</w:delText>
        </w:r>
      </w:del>
      <w:ins w:id="7" w:author="Daly, Nathan" w:date="2020-07-07T13:13:00Z">
        <w:r w:rsidR="00B369D7">
          <w:t>X</w:t>
        </w:r>
      </w:ins>
      <w:r>
        <w:t>-ray images can be problematic because – due to the penetration ability of x-rays – these can contain features appearing on the front, back, or even within the painting.</w:t>
      </w:r>
    </w:p>
    <w:p w14:paraId="4E15BC6C" w14:textId="77777777" w:rsidR="002B5E4B" w:rsidRDefault="00B80851">
      <w:pPr>
        <w:spacing w:after="221"/>
        <w:ind w:left="-5"/>
      </w:pPr>
      <w:r>
        <w:t>A classic example r</w:t>
      </w:r>
      <w:r>
        <w:t xml:space="preserve">elates to the well-known </w:t>
      </w:r>
      <w:ins w:id="8" w:author="Daly, Nathan" w:date="2020-07-07T13:18:00Z">
        <w:r w:rsidR="00B369D7">
          <w:t xml:space="preserve">polyptych panel </w:t>
        </w:r>
      </w:ins>
      <w:r>
        <w:t xml:space="preserve">painting </w:t>
      </w:r>
      <w:r>
        <w:rPr>
          <w:i/>
        </w:rPr>
        <w:t>The Adoration of the Mystic Lamb</w:t>
      </w:r>
      <w:ins w:id="9" w:author="Daly, Nathan" w:date="2020-07-07T13:24:00Z">
        <w:r w:rsidR="00593037">
          <w:rPr>
            <w:i/>
          </w:rPr>
          <w:t xml:space="preserve"> </w:t>
        </w:r>
      </w:ins>
      <w:ins w:id="10" w:author="Daly, Nathan" w:date="2020-07-07T13:25:00Z">
        <w:r w:rsidR="00593037">
          <w:t xml:space="preserve">(the </w:t>
        </w:r>
        <w:r w:rsidR="00593037">
          <w:rPr>
            <w:i/>
          </w:rPr>
          <w:t>Ghent Altarpiece</w:t>
        </w:r>
        <w:r w:rsidR="00593037">
          <w:t>)</w:t>
        </w:r>
      </w:ins>
      <w:r>
        <w:t xml:space="preserve">, </w:t>
      </w:r>
      <w:del w:id="11" w:author="Daly, Nathan" w:date="2020-07-07T13:25:00Z">
        <w:r w:rsidDel="00593037">
          <w:delText>painted in</w:delText>
        </w:r>
      </w:del>
      <w:ins w:id="12" w:author="Daly, Nathan" w:date="2020-07-07T13:25:00Z">
        <w:r w:rsidR="00593037">
          <w:t>completed before</w:t>
        </w:r>
      </w:ins>
      <w:r>
        <w:t xml:space="preserve"> 1432 by the brothers Hubert and Jan </w:t>
      </w:r>
      <w:ins w:id="13" w:author="Daly, Nathan" w:date="2020-07-07T13:26:00Z">
        <w:r w:rsidR="00593037">
          <w:t>v</w:t>
        </w:r>
      </w:ins>
      <w:del w:id="14" w:author="Daly, Nathan" w:date="2020-07-07T13:26:00Z">
        <w:r w:rsidDel="00593037">
          <w:delText>V</w:delText>
        </w:r>
      </w:del>
      <w:r>
        <w:t xml:space="preserve">an Eyck (see </w:t>
      </w:r>
      <w:r>
        <w:rPr>
          <w:i/>
        </w:rPr>
        <w:t>Figs. 1 and 2</w:t>
      </w:r>
      <w:r>
        <w:t xml:space="preserve">), where X-ray images of outer wing panels contain features of the paintings appearing both on the front and back </w:t>
      </w:r>
      <w:r>
        <w:t xml:space="preserve">of the panel (see </w:t>
      </w:r>
      <w:r>
        <w:rPr>
          <w:i/>
        </w:rPr>
        <w:t>Fig. 3</w:t>
      </w:r>
      <w:r>
        <w:t>).</w:t>
      </w:r>
    </w:p>
    <w:p w14:paraId="32EA609D" w14:textId="77777777" w:rsidR="002B5E4B" w:rsidRDefault="00B80851">
      <w:pPr>
        <w:spacing w:after="212" w:line="249" w:lineRule="auto"/>
        <w:ind w:left="0" w:firstLine="0"/>
        <w:jc w:val="left"/>
      </w:pPr>
      <w:r>
        <w:rPr>
          <w:i/>
        </w:rPr>
        <w:t xml:space="preserve">The challenge relates to the separation of the mixed </w:t>
      </w:r>
      <w:ins w:id="15" w:author="Daly, Nathan" w:date="2020-07-07T13:26:00Z">
        <w:r w:rsidR="00593037">
          <w:rPr>
            <w:i/>
          </w:rPr>
          <w:t>X</w:t>
        </w:r>
      </w:ins>
      <w:del w:id="16" w:author="Daly, Nathan" w:date="2020-07-07T13:26:00Z">
        <w:r w:rsidDel="00593037">
          <w:rPr>
            <w:i/>
          </w:rPr>
          <w:delText>x</w:delText>
        </w:r>
      </w:del>
      <w:r>
        <w:rPr>
          <w:i/>
        </w:rPr>
        <w:t xml:space="preserve">-ray images from the double-sided panels into separate </w:t>
      </w:r>
      <w:ins w:id="17" w:author="Daly, Nathan" w:date="2020-07-07T13:27:00Z">
        <w:r w:rsidR="00593037">
          <w:rPr>
            <w:i/>
          </w:rPr>
          <w:t>X</w:t>
        </w:r>
      </w:ins>
      <w:del w:id="18" w:author="Daly, Nathan" w:date="2020-07-07T13:27:00Z">
        <w:r w:rsidDel="00593037">
          <w:rPr>
            <w:i/>
          </w:rPr>
          <w:delText>x</w:delText>
        </w:r>
      </w:del>
      <w:r>
        <w:rPr>
          <w:i/>
        </w:rPr>
        <w:t>-ray images of corresponding (imagined) “one-sided” paintings.</w:t>
      </w:r>
    </w:p>
    <w:p w14:paraId="648937A8" w14:textId="77777777" w:rsidR="002B5E4B" w:rsidRDefault="00B80851">
      <w:pPr>
        <w:pStyle w:val="Heading1"/>
        <w:ind w:left="-5"/>
      </w:pPr>
      <w:r>
        <w:t>Approach</w:t>
      </w:r>
    </w:p>
    <w:p w14:paraId="7F2912F3" w14:textId="77777777" w:rsidR="002B5E4B" w:rsidRDefault="00B80851">
      <w:pPr>
        <w:ind w:left="-5"/>
      </w:pPr>
      <w:r>
        <w:t xml:space="preserve">Our team has developed a suite of entirely new </w:t>
      </w:r>
      <w:r>
        <w:t xml:space="preserve">self-supervised deep learning based approaches to tackle this </w:t>
      </w:r>
      <w:del w:id="19" w:author="Daly, Nathan" w:date="2020-07-07T13:14:00Z">
        <w:r w:rsidDel="00B369D7">
          <w:delText>x</w:delText>
        </w:r>
      </w:del>
      <w:ins w:id="20" w:author="Daly, Nathan" w:date="2020-07-07T13:14:00Z">
        <w:r w:rsidR="00B369D7">
          <w:t>X</w:t>
        </w:r>
      </w:ins>
      <w:r>
        <w:t>-ray image separation problem [1</w:t>
      </w:r>
      <w:proofErr w:type="gramStart"/>
      <w:r>
        <w:t>,2</w:t>
      </w:r>
      <w:proofErr w:type="gramEnd"/>
      <w:r>
        <w:t xml:space="preserve">]. Our approach leverages readily available </w:t>
      </w:r>
      <w:ins w:id="21" w:author="Daly, Nathan" w:date="2020-07-07T13:38:00Z">
        <w:r w:rsidR="000A2BA7">
          <w:t>visible (</w:t>
        </w:r>
      </w:ins>
      <w:r>
        <w:t>RGB</w:t>
      </w:r>
      <w:ins w:id="22" w:author="Daly, Nathan" w:date="2020-07-07T13:38:00Z">
        <w:r w:rsidR="000A2BA7">
          <w:t>)</w:t>
        </w:r>
      </w:ins>
      <w:r>
        <w:t xml:space="preserve"> </w:t>
      </w:r>
      <w:r>
        <w:t>images of the paintings on each side of the panel in order to decompose the mixed X-ray image onto its constitu</w:t>
      </w:r>
      <w:r>
        <w:t xml:space="preserve">ent (imagined) X-ray images (see </w:t>
      </w:r>
      <w:r>
        <w:rPr>
          <w:i/>
        </w:rPr>
        <w:t>Fig. 4</w:t>
      </w:r>
      <w:r>
        <w:t>).</w:t>
      </w:r>
    </w:p>
    <w:p w14:paraId="65C8FC32" w14:textId="77777777" w:rsidR="002B5E4B" w:rsidRDefault="00B80851">
      <w:pPr>
        <w:ind w:left="-5"/>
      </w:pPr>
      <w:r>
        <w:t xml:space="preserve">Results obtained for details from the </w:t>
      </w:r>
      <w:r>
        <w:rPr>
          <w:i/>
        </w:rPr>
        <w:t xml:space="preserve">Adam </w:t>
      </w:r>
      <w:r>
        <w:t xml:space="preserve">and </w:t>
      </w:r>
      <w:r>
        <w:rPr>
          <w:i/>
        </w:rPr>
        <w:t xml:space="preserve">Eve </w:t>
      </w:r>
      <w:r>
        <w:t xml:space="preserve">panels of the Ghent Altarpiece demonstrate the efficacy of our proposed approaches [1,2] in relation to previous ones [3,4]. See </w:t>
      </w:r>
      <w:r>
        <w:rPr>
          <w:i/>
        </w:rPr>
        <w:t>Figs. 5 and 6</w:t>
      </w:r>
      <w:r>
        <w:t>.</w:t>
      </w:r>
    </w:p>
    <w:p w14:paraId="6A7FF72F" w14:textId="77777777" w:rsidR="002B5E4B" w:rsidRDefault="00B80851">
      <w:pPr>
        <w:pStyle w:val="Heading1"/>
        <w:spacing w:after="215"/>
        <w:ind w:left="-5"/>
      </w:pPr>
      <w:r>
        <w:t>Other Use-Cases</w:t>
      </w:r>
    </w:p>
    <w:p w14:paraId="4A3AAAED" w14:textId="77777777" w:rsidR="002B5E4B" w:rsidRDefault="00B80851">
      <w:pPr>
        <w:spacing w:after="221"/>
        <w:ind w:left="-5"/>
      </w:pPr>
      <w:r>
        <w:t>Our</w:t>
      </w:r>
      <w:r>
        <w:t xml:space="preserve"> team anticipates our proposed self-supervised deep learning based approaches can be adapted to tackle other related image separation challenges. These include the decomposition of a variety of mixed image modalities that contain various features present w</w:t>
      </w:r>
      <w:r>
        <w:t xml:space="preserve">ithin a painting such as </w:t>
      </w:r>
      <w:proofErr w:type="spellStart"/>
      <w:r>
        <w:t>underdrawing</w:t>
      </w:r>
      <w:proofErr w:type="spellEnd"/>
      <w:ins w:id="23" w:author="Daly, Nathan" w:date="2020-07-07T13:43:00Z">
        <w:r w:rsidR="000A2BA7">
          <w:t xml:space="preserve"> and other </w:t>
        </w:r>
        <w:proofErr w:type="spellStart"/>
        <w:r w:rsidR="000A2BA7">
          <w:rPr>
            <w:i/>
          </w:rPr>
          <w:t>pentimenti</w:t>
        </w:r>
      </w:ins>
      <w:proofErr w:type="spellEnd"/>
      <w:r>
        <w:t>,</w:t>
      </w:r>
      <w:r>
        <w:t xml:space="preserve"> </w:t>
      </w:r>
      <w:ins w:id="24" w:author="Daly, Nathan" w:date="2020-07-07T13:44:00Z">
        <w:r w:rsidR="000A2BA7">
          <w:t xml:space="preserve">or </w:t>
        </w:r>
      </w:ins>
      <w:r>
        <w:t>concealed designs</w:t>
      </w:r>
      <w:del w:id="25" w:author="Daly, Nathan" w:date="2020-07-07T13:44:00Z">
        <w:r w:rsidDel="000A2BA7">
          <w:delText xml:space="preserve"> of </w:delText>
        </w:r>
        <w:r w:rsidDel="000A2BA7">
          <w:rPr>
            <w:i/>
          </w:rPr>
          <w:delText>pentimenti</w:delText>
        </w:r>
      </w:del>
      <w:r>
        <w:t>.</w:t>
      </w:r>
    </w:p>
    <w:p w14:paraId="47BC32AB" w14:textId="77777777" w:rsidR="002B5E4B" w:rsidRDefault="00B80851">
      <w:pPr>
        <w:pStyle w:val="Heading1"/>
        <w:ind w:left="-5"/>
      </w:pPr>
      <w:r>
        <w:t>Research Team</w:t>
      </w:r>
    </w:p>
    <w:p w14:paraId="19F0AB88" w14:textId="77777777" w:rsidR="002B5E4B" w:rsidRDefault="00B80851">
      <w:pPr>
        <w:ind w:left="-5"/>
      </w:pPr>
      <w:r>
        <w:t>University College London</w:t>
      </w:r>
    </w:p>
    <w:p w14:paraId="40F138FA" w14:textId="77777777" w:rsidR="002B5E4B" w:rsidRDefault="00B80851">
      <w:pPr>
        <w:ind w:left="-5"/>
      </w:pPr>
      <w:r>
        <w:t xml:space="preserve">Wei Pu, Miguel Rodrigues, Zahra </w:t>
      </w:r>
      <w:proofErr w:type="spellStart"/>
      <w:r>
        <w:rPr>
          <w:color w:val="212529"/>
        </w:rPr>
        <w:t>Sabetsarvestani</w:t>
      </w:r>
      <w:proofErr w:type="spellEnd"/>
    </w:p>
    <w:p w14:paraId="0123ADFC" w14:textId="77777777" w:rsidR="002B5E4B" w:rsidRDefault="00B80851">
      <w:pPr>
        <w:ind w:left="-5"/>
      </w:pPr>
      <w:r>
        <w:t>Duke University</w:t>
      </w:r>
    </w:p>
    <w:p w14:paraId="50D643E2" w14:textId="77777777" w:rsidR="002B5E4B" w:rsidRDefault="00B80851">
      <w:pPr>
        <w:ind w:left="-5"/>
      </w:pPr>
      <w:r>
        <w:t>Ingrid Daubechies, Barak Sober</w:t>
      </w:r>
    </w:p>
    <w:p w14:paraId="46F71CCE" w14:textId="77777777" w:rsidR="002B5E4B" w:rsidRDefault="00B80851">
      <w:pPr>
        <w:ind w:left="-5"/>
      </w:pPr>
      <w:r>
        <w:t>National Gallery, London</w:t>
      </w:r>
    </w:p>
    <w:p w14:paraId="1118D8C4" w14:textId="77777777" w:rsidR="002B5E4B" w:rsidRDefault="00B80851">
      <w:pPr>
        <w:ind w:left="-5"/>
      </w:pPr>
      <w:r>
        <w:t>Nathan Daly, Catherine H</w:t>
      </w:r>
      <w:r>
        <w:t>iggitt</w:t>
      </w:r>
    </w:p>
    <w:p w14:paraId="01408716" w14:textId="77777777" w:rsidR="002B5E4B" w:rsidRDefault="00B80851">
      <w:pPr>
        <w:pStyle w:val="Heading1"/>
        <w:ind w:left="-5"/>
      </w:pPr>
      <w:r>
        <w:t>Representative Publications</w:t>
      </w:r>
    </w:p>
    <w:p w14:paraId="238B0D18" w14:textId="77777777" w:rsidR="002B5E4B" w:rsidRDefault="00B80851">
      <w:pPr>
        <w:numPr>
          <w:ilvl w:val="0"/>
          <w:numId w:val="1"/>
        </w:numPr>
        <w:spacing w:after="0" w:line="249" w:lineRule="auto"/>
        <w:jc w:val="left"/>
      </w:pPr>
      <w:r>
        <w:rPr>
          <w:color w:val="212529"/>
        </w:rPr>
        <w:t xml:space="preserve">Z. </w:t>
      </w:r>
      <w:proofErr w:type="spellStart"/>
      <w:r>
        <w:rPr>
          <w:color w:val="212529"/>
        </w:rPr>
        <w:t>Sabetsarvestani</w:t>
      </w:r>
      <w:proofErr w:type="spellEnd"/>
      <w:r>
        <w:rPr>
          <w:color w:val="212529"/>
        </w:rPr>
        <w:t>, B. Sober, C. Higgitt, I. Daubechies, and M. R. D. Rodrigues. Artificial intelligence for art investigation: Meeting the challenge of separating x-ray images of the Ghent Altarpiece. Science Advances, 2</w:t>
      </w:r>
      <w:r>
        <w:rPr>
          <w:color w:val="212529"/>
        </w:rPr>
        <w:t>019.</w:t>
      </w:r>
    </w:p>
    <w:p w14:paraId="28820ABE" w14:textId="77777777" w:rsidR="002B5E4B" w:rsidRDefault="00B80851">
      <w:pPr>
        <w:numPr>
          <w:ilvl w:val="0"/>
          <w:numId w:val="1"/>
        </w:numPr>
        <w:jc w:val="left"/>
      </w:pPr>
      <w:r>
        <w:t>W. Pu, B. Sober, N. Daly, C. Higgitt, I. Daubechies, M. R. D. Rodrigues. A connected auto-encoders based approach for image separation with side information: with applications to art investigation. IEEE International Conference on Acoustics, Speech an</w:t>
      </w:r>
      <w:r>
        <w:t xml:space="preserve">d Signal Processing, 2020. </w:t>
      </w:r>
      <w:r>
        <w:rPr>
          <w:color w:val="212529"/>
        </w:rPr>
        <w:t xml:space="preserve">[3] Z. </w:t>
      </w:r>
      <w:proofErr w:type="spellStart"/>
      <w:r>
        <w:rPr>
          <w:color w:val="212529"/>
        </w:rPr>
        <w:t>Sabetsarvestani</w:t>
      </w:r>
      <w:proofErr w:type="spellEnd"/>
      <w:r>
        <w:rPr>
          <w:color w:val="212529"/>
        </w:rPr>
        <w:t xml:space="preserve">, F. </w:t>
      </w:r>
      <w:proofErr w:type="spellStart"/>
      <w:r>
        <w:rPr>
          <w:color w:val="212529"/>
        </w:rPr>
        <w:t>Renna</w:t>
      </w:r>
      <w:proofErr w:type="spellEnd"/>
      <w:r>
        <w:rPr>
          <w:color w:val="212529"/>
        </w:rPr>
        <w:t xml:space="preserve">, F. </w:t>
      </w:r>
      <w:proofErr w:type="spellStart"/>
      <w:r>
        <w:rPr>
          <w:color w:val="212529"/>
        </w:rPr>
        <w:t>Kiraly</w:t>
      </w:r>
      <w:proofErr w:type="spellEnd"/>
      <w:r>
        <w:rPr>
          <w:color w:val="212529"/>
        </w:rPr>
        <w:t xml:space="preserve"> and M. R. D. Rodrigues. Source Separation with Side Information Based on Gaussian Mixture Models With Application in Art Investigation</w:t>
      </w:r>
      <w:r>
        <w:rPr>
          <w:b/>
          <w:color w:val="212529"/>
        </w:rPr>
        <w:t xml:space="preserve">. </w:t>
      </w:r>
      <w:r>
        <w:rPr>
          <w:color w:val="212529"/>
        </w:rPr>
        <w:t>IEEE Transactions on Signal Processing, 2020.</w:t>
      </w:r>
    </w:p>
    <w:p w14:paraId="1FE2E2C5" w14:textId="77777777" w:rsidR="002B5E4B" w:rsidRDefault="00B80851">
      <w:pPr>
        <w:spacing w:after="221"/>
        <w:ind w:left="-5"/>
      </w:pPr>
      <w:r>
        <w:t>[4</w:t>
      </w:r>
      <w:r>
        <w:t xml:space="preserve">] N. </w:t>
      </w:r>
      <w:proofErr w:type="spellStart"/>
      <w:r>
        <w:t>Deligiannis</w:t>
      </w:r>
      <w:proofErr w:type="spellEnd"/>
      <w:r>
        <w:t xml:space="preserve">, J. F. C. </w:t>
      </w:r>
      <w:proofErr w:type="spellStart"/>
      <w:r>
        <w:t>Mota</w:t>
      </w:r>
      <w:proofErr w:type="spellEnd"/>
      <w:r>
        <w:t xml:space="preserve">, B. </w:t>
      </w:r>
      <w:proofErr w:type="spellStart"/>
      <w:r>
        <w:t>Cornelis</w:t>
      </w:r>
      <w:proofErr w:type="spellEnd"/>
      <w:r>
        <w:t xml:space="preserve">, M. R. D. Rodrigues, and I. Daubechies. Multi-Modal Dictionary Learning for Image Separation With Application In Art Investigation. IEEE Transactions on Image Processing, 2016. </w:t>
      </w:r>
      <w:r>
        <w:rPr>
          <w:b/>
        </w:rPr>
        <w:t>Representative Media Coverage</w:t>
      </w:r>
    </w:p>
    <w:p w14:paraId="5E226330" w14:textId="77777777" w:rsidR="002B5E4B" w:rsidRDefault="00B80851">
      <w:pPr>
        <w:spacing w:after="219"/>
        <w:ind w:left="-5"/>
      </w:pPr>
      <w:r>
        <w:t xml:space="preserve">The </w:t>
      </w:r>
      <w:r>
        <w:t>Telegraph</w:t>
      </w:r>
    </w:p>
    <w:p w14:paraId="684412CC" w14:textId="77777777" w:rsidR="002B5E4B" w:rsidRDefault="00B80851">
      <w:pPr>
        <w:spacing w:after="13" w:line="457" w:lineRule="auto"/>
        <w:ind w:left="-5" w:right="3530"/>
        <w:jc w:val="left"/>
      </w:pPr>
      <w:hyperlink r:id="rId7">
        <w:r>
          <w:rPr>
            <w:color w:val="0563C1"/>
            <w:u w:val="single" w:color="0563C1"/>
          </w:rPr>
          <w:t>Hidden</w:t>
        </w:r>
      </w:hyperlink>
      <w:r>
        <w:rPr>
          <w:color w:val="0563C1"/>
          <w:u w:val="single" w:color="0563C1"/>
        </w:rPr>
        <w:t xml:space="preserve"> </w:t>
      </w:r>
      <w:hyperlink r:id="rId8">
        <w:r>
          <w:rPr>
            <w:color w:val="0563C1"/>
            <w:u w:val="single" w:color="0563C1"/>
          </w:rPr>
          <w:t>w</w:t>
        </w:r>
      </w:hyperlink>
      <w:hyperlink r:id="rId9">
        <w:r>
          <w:rPr>
            <w:color w:val="0563C1"/>
            <w:u w:val="single" w:color="0563C1"/>
          </w:rPr>
          <w:t>o</w:t>
        </w:r>
      </w:hyperlink>
      <w:hyperlink r:id="rId10">
        <w:r>
          <w:rPr>
            <w:color w:val="0563C1"/>
            <w:u w:val="single" w:color="0563C1"/>
          </w:rPr>
          <w:t>rks</w:t>
        </w:r>
      </w:hyperlink>
      <w:r>
        <w:rPr>
          <w:color w:val="0563C1"/>
          <w:u w:val="single" w:color="0563C1"/>
        </w:rPr>
        <w:t xml:space="preserve"> </w:t>
      </w:r>
      <w:hyperlink r:id="rId11">
        <w:r>
          <w:rPr>
            <w:color w:val="0563C1"/>
            <w:u w:val="single" w:color="0563C1"/>
          </w:rPr>
          <w:t>o</w:t>
        </w:r>
      </w:hyperlink>
      <w:hyperlink r:id="rId12">
        <w:r>
          <w:rPr>
            <w:color w:val="0563C1"/>
            <w:u w:val="single" w:color="0563C1"/>
          </w:rPr>
          <w:t>f</w:t>
        </w:r>
      </w:hyperlink>
      <w:r>
        <w:rPr>
          <w:color w:val="0563C1"/>
          <w:u w:val="single" w:color="0563C1"/>
        </w:rPr>
        <w:t xml:space="preserve"> </w:t>
      </w:r>
      <w:hyperlink r:id="rId13">
        <w:r>
          <w:rPr>
            <w:color w:val="0563C1"/>
            <w:u w:val="single" w:color="0563C1"/>
          </w:rPr>
          <w:t>G</w:t>
        </w:r>
      </w:hyperlink>
      <w:hyperlink r:id="rId14">
        <w:r>
          <w:rPr>
            <w:color w:val="0563C1"/>
            <w:u w:val="single" w:color="0563C1"/>
          </w:rPr>
          <w:t>o</w:t>
        </w:r>
      </w:hyperlink>
      <w:hyperlink r:id="rId15">
        <w:r>
          <w:rPr>
            <w:color w:val="0563C1"/>
            <w:u w:val="single" w:color="0563C1"/>
          </w:rPr>
          <w:t>ya</w:t>
        </w:r>
      </w:hyperlink>
      <w:hyperlink r:id="rId16">
        <w:r>
          <w:rPr>
            <w:color w:val="0563C1"/>
            <w:u w:val="single" w:color="0563C1"/>
          </w:rPr>
          <w:t>,</w:t>
        </w:r>
      </w:hyperlink>
      <w:r>
        <w:rPr>
          <w:color w:val="0563C1"/>
          <w:u w:val="single" w:color="0563C1"/>
        </w:rPr>
        <w:t xml:space="preserve"> </w:t>
      </w:r>
      <w:hyperlink r:id="rId17">
        <w:r>
          <w:rPr>
            <w:color w:val="0563C1"/>
            <w:u w:val="single" w:color="0563C1"/>
          </w:rPr>
          <w:t>Van</w:t>
        </w:r>
      </w:hyperlink>
      <w:r>
        <w:rPr>
          <w:color w:val="0563C1"/>
          <w:u w:val="single" w:color="0563C1"/>
        </w:rPr>
        <w:t xml:space="preserve"> </w:t>
      </w:r>
      <w:hyperlink r:id="rId18">
        <w:r>
          <w:rPr>
            <w:color w:val="0563C1"/>
            <w:u w:val="single" w:color="0563C1"/>
          </w:rPr>
          <w:t>G</w:t>
        </w:r>
      </w:hyperlink>
      <w:hyperlink r:id="rId19">
        <w:r>
          <w:rPr>
            <w:color w:val="0563C1"/>
            <w:u w:val="single" w:color="0563C1"/>
          </w:rPr>
          <w:t>o</w:t>
        </w:r>
      </w:hyperlink>
      <w:hyperlink r:id="rId20">
        <w:r>
          <w:rPr>
            <w:color w:val="0563C1"/>
            <w:u w:val="single" w:color="0563C1"/>
          </w:rPr>
          <w:t>gh</w:t>
        </w:r>
      </w:hyperlink>
      <w:r>
        <w:rPr>
          <w:color w:val="0563C1"/>
          <w:u w:val="single" w:color="0563C1"/>
        </w:rPr>
        <w:t xml:space="preserve"> </w:t>
      </w:r>
      <w:hyperlink r:id="rId21">
        <w:r>
          <w:rPr>
            <w:color w:val="0563C1"/>
            <w:u w:val="single" w:color="0563C1"/>
          </w:rPr>
          <w:t>and</w:t>
        </w:r>
      </w:hyperlink>
      <w:r>
        <w:rPr>
          <w:color w:val="0563C1"/>
          <w:u w:val="single" w:color="0563C1"/>
        </w:rPr>
        <w:t xml:space="preserve"> </w:t>
      </w:r>
      <w:hyperlink r:id="rId22">
        <w:r>
          <w:rPr>
            <w:color w:val="0563C1"/>
            <w:u w:val="single" w:color="0563C1"/>
          </w:rPr>
          <w:t>Van</w:t>
        </w:r>
      </w:hyperlink>
      <w:r>
        <w:rPr>
          <w:color w:val="0563C1"/>
          <w:u w:val="single" w:color="0563C1"/>
        </w:rPr>
        <w:t xml:space="preserve"> </w:t>
      </w:r>
      <w:hyperlink r:id="rId23">
        <w:r>
          <w:rPr>
            <w:color w:val="0563C1"/>
            <w:u w:val="single" w:color="0563C1"/>
          </w:rPr>
          <w:t>Eyck</w:t>
        </w:r>
      </w:hyperlink>
      <w:r>
        <w:rPr>
          <w:color w:val="0563C1"/>
          <w:u w:val="single" w:color="0563C1"/>
        </w:rPr>
        <w:t xml:space="preserve"> </w:t>
      </w:r>
      <w:hyperlink r:id="rId24">
        <w:r>
          <w:rPr>
            <w:color w:val="0563C1"/>
            <w:u w:val="single" w:color="0563C1"/>
          </w:rPr>
          <w:t>c</w:t>
        </w:r>
      </w:hyperlink>
      <w:hyperlink r:id="rId25">
        <w:r>
          <w:rPr>
            <w:color w:val="0563C1"/>
            <w:u w:val="single" w:color="0563C1"/>
          </w:rPr>
          <w:t>o</w:t>
        </w:r>
      </w:hyperlink>
      <w:hyperlink r:id="rId26">
        <w:r>
          <w:rPr>
            <w:color w:val="0563C1"/>
            <w:u w:val="single" w:color="0563C1"/>
          </w:rPr>
          <w:t>uld</w:t>
        </w:r>
      </w:hyperlink>
      <w:r>
        <w:rPr>
          <w:color w:val="0563C1"/>
          <w:u w:val="single" w:color="0563C1"/>
        </w:rPr>
        <w:t xml:space="preserve"> </w:t>
      </w:r>
      <w:hyperlink r:id="rId27">
        <w:r>
          <w:rPr>
            <w:color w:val="0563C1"/>
            <w:u w:val="single" w:color="0563C1"/>
          </w:rPr>
          <w:t>be</w:t>
        </w:r>
      </w:hyperlink>
      <w:r>
        <w:rPr>
          <w:color w:val="0563C1"/>
          <w:u w:val="single" w:color="0563C1"/>
        </w:rPr>
        <w:t xml:space="preserve"> </w:t>
      </w:r>
      <w:hyperlink r:id="rId28">
        <w:r>
          <w:rPr>
            <w:color w:val="0563C1"/>
            <w:u w:val="single" w:color="0563C1"/>
          </w:rPr>
          <w:t>disc</w:t>
        </w:r>
      </w:hyperlink>
      <w:hyperlink r:id="rId29">
        <w:r>
          <w:rPr>
            <w:color w:val="0563C1"/>
            <w:u w:val="single" w:color="0563C1"/>
          </w:rPr>
          <w:t>o</w:t>
        </w:r>
      </w:hyperlink>
      <w:hyperlink r:id="rId30">
        <w:r>
          <w:rPr>
            <w:color w:val="0563C1"/>
            <w:u w:val="single" w:color="0563C1"/>
          </w:rPr>
          <w:t>vered</w:t>
        </w:r>
      </w:hyperlink>
      <w:r>
        <w:rPr>
          <w:color w:val="0563C1"/>
          <w:u w:val="single" w:color="0563C1"/>
        </w:rPr>
        <w:t xml:space="preserve"> </w:t>
      </w:r>
      <w:hyperlink r:id="rId31">
        <w:r>
          <w:rPr>
            <w:color w:val="0563C1"/>
            <w:u w:val="single" w:color="0563C1"/>
          </w:rPr>
          <w:t>using</w:t>
        </w:r>
      </w:hyperlink>
      <w:r>
        <w:rPr>
          <w:color w:val="0563C1"/>
          <w:u w:val="single" w:color="0563C1"/>
        </w:rPr>
        <w:t xml:space="preserve"> </w:t>
      </w:r>
      <w:hyperlink r:id="rId32">
        <w:proofErr w:type="spellStart"/>
        <w:r>
          <w:rPr>
            <w:color w:val="0563C1"/>
            <w:u w:val="single" w:color="0563C1"/>
          </w:rPr>
          <w:t>artifical</w:t>
        </w:r>
        <w:proofErr w:type="spellEnd"/>
      </w:hyperlink>
      <w:r>
        <w:rPr>
          <w:color w:val="0563C1"/>
          <w:u w:val="single" w:color="0563C1"/>
        </w:rPr>
        <w:t xml:space="preserve"> </w:t>
      </w:r>
      <w:hyperlink r:id="rId33">
        <w:r>
          <w:rPr>
            <w:color w:val="0563C1"/>
            <w:u w:val="single" w:color="0563C1"/>
          </w:rPr>
          <w:t xml:space="preserve">intelligence </w:t>
        </w:r>
      </w:hyperlink>
      <w:r>
        <w:t>Forbes</w:t>
      </w:r>
    </w:p>
    <w:p w14:paraId="169202EA" w14:textId="77777777" w:rsidR="002B5E4B" w:rsidRDefault="00B80851">
      <w:pPr>
        <w:spacing w:after="13" w:line="259" w:lineRule="auto"/>
        <w:ind w:left="-5" w:right="3530"/>
        <w:jc w:val="left"/>
      </w:pPr>
      <w:hyperlink r:id="rId34" w:anchor="1cc67ddd2d13">
        <w:r>
          <w:rPr>
            <w:color w:val="0563C1"/>
            <w:u w:val="single" w:color="0563C1"/>
          </w:rPr>
          <w:t>F</w:t>
        </w:r>
      </w:hyperlink>
      <w:hyperlink r:id="rId35" w:anchor="1cc67ddd2d13">
        <w:r>
          <w:rPr>
            <w:color w:val="0563C1"/>
            <w:u w:val="single" w:color="0563C1"/>
          </w:rPr>
          <w:t>o</w:t>
        </w:r>
      </w:hyperlink>
      <w:hyperlink r:id="rId36" w:anchor="1cc67ddd2d13">
        <w:r>
          <w:rPr>
            <w:color w:val="0563C1"/>
            <w:u w:val="single" w:color="0563C1"/>
          </w:rPr>
          <w:t>rget</w:t>
        </w:r>
      </w:hyperlink>
      <w:r>
        <w:rPr>
          <w:color w:val="0563C1"/>
          <w:u w:val="single" w:color="0563C1"/>
        </w:rPr>
        <w:t xml:space="preserve"> </w:t>
      </w:r>
      <w:hyperlink r:id="rId37" w:anchor="1cc67ddd2d13">
        <w:r>
          <w:rPr>
            <w:color w:val="0563C1"/>
            <w:u w:val="single" w:color="0563C1"/>
          </w:rPr>
          <w:t>The</w:t>
        </w:r>
      </w:hyperlink>
      <w:r>
        <w:rPr>
          <w:color w:val="0563C1"/>
          <w:u w:val="single" w:color="0563C1"/>
        </w:rPr>
        <w:t xml:space="preserve"> </w:t>
      </w:r>
      <w:hyperlink r:id="rId38" w:anchor="1cc67ddd2d13">
        <w:r>
          <w:rPr>
            <w:color w:val="0563C1"/>
            <w:u w:val="single" w:color="0563C1"/>
          </w:rPr>
          <w:t>Future</w:t>
        </w:r>
      </w:hyperlink>
      <w:hyperlink r:id="rId39" w:anchor="1cc67ddd2d13">
        <w:r>
          <w:rPr>
            <w:color w:val="0563C1"/>
            <w:u w:val="single" w:color="0563C1"/>
          </w:rPr>
          <w:t>,</w:t>
        </w:r>
      </w:hyperlink>
      <w:r>
        <w:rPr>
          <w:color w:val="0563C1"/>
          <w:u w:val="single" w:color="0563C1"/>
        </w:rPr>
        <w:t xml:space="preserve"> </w:t>
      </w:r>
      <w:hyperlink r:id="rId40" w:anchor="1cc67ddd2d13">
        <w:r>
          <w:rPr>
            <w:color w:val="0563C1"/>
            <w:u w:val="single" w:color="0563C1"/>
          </w:rPr>
          <w:t>AI</w:t>
        </w:r>
      </w:hyperlink>
      <w:r>
        <w:rPr>
          <w:color w:val="0563C1"/>
          <w:u w:val="single" w:color="0563C1"/>
        </w:rPr>
        <w:t xml:space="preserve"> </w:t>
      </w:r>
      <w:hyperlink r:id="rId41" w:anchor="1cc67ddd2d13">
        <w:r>
          <w:rPr>
            <w:color w:val="0563C1"/>
            <w:u w:val="single" w:color="0563C1"/>
          </w:rPr>
          <w:t>Will</w:t>
        </w:r>
      </w:hyperlink>
      <w:r>
        <w:rPr>
          <w:color w:val="0563C1"/>
          <w:u w:val="single" w:color="0563C1"/>
        </w:rPr>
        <w:t xml:space="preserve"> </w:t>
      </w:r>
      <w:hyperlink r:id="rId42" w:anchor="1cc67ddd2d13">
        <w:r>
          <w:rPr>
            <w:color w:val="0563C1"/>
            <w:u w:val="single" w:color="0563C1"/>
          </w:rPr>
          <w:t>Take</w:t>
        </w:r>
      </w:hyperlink>
      <w:r>
        <w:rPr>
          <w:color w:val="0563C1"/>
          <w:u w:val="single" w:color="0563C1"/>
        </w:rPr>
        <w:t xml:space="preserve"> </w:t>
      </w:r>
      <w:hyperlink r:id="rId43" w:anchor="1cc67ddd2d13">
        <w:r>
          <w:rPr>
            <w:color w:val="0563C1"/>
            <w:u w:val="single" w:color="0563C1"/>
          </w:rPr>
          <w:t>Us</w:t>
        </w:r>
      </w:hyperlink>
      <w:r>
        <w:rPr>
          <w:color w:val="0563C1"/>
          <w:u w:val="single" w:color="0563C1"/>
        </w:rPr>
        <w:t xml:space="preserve"> </w:t>
      </w:r>
      <w:hyperlink r:id="rId44" w:anchor="1cc67ddd2d13">
        <w:r>
          <w:rPr>
            <w:color w:val="0563C1"/>
            <w:u w:val="single" w:color="0563C1"/>
          </w:rPr>
          <w:t>Back</w:t>
        </w:r>
      </w:hyperlink>
      <w:r>
        <w:rPr>
          <w:color w:val="0563C1"/>
          <w:u w:val="single" w:color="0563C1"/>
        </w:rPr>
        <w:t xml:space="preserve"> </w:t>
      </w:r>
      <w:hyperlink r:id="rId45" w:anchor="1cc67ddd2d13">
        <w:r>
          <w:rPr>
            <w:color w:val="0563C1"/>
            <w:u w:val="single" w:color="0563C1"/>
          </w:rPr>
          <w:t>T</w:t>
        </w:r>
      </w:hyperlink>
      <w:hyperlink r:id="rId46" w:anchor="1cc67ddd2d13">
        <w:r>
          <w:rPr>
            <w:color w:val="0563C1"/>
            <w:u w:val="single" w:color="0563C1"/>
          </w:rPr>
          <w:t>o</w:t>
        </w:r>
      </w:hyperlink>
      <w:r>
        <w:rPr>
          <w:color w:val="0563C1"/>
          <w:u w:val="single" w:color="0563C1"/>
        </w:rPr>
        <w:t xml:space="preserve"> </w:t>
      </w:r>
      <w:hyperlink r:id="rId47" w:anchor="1cc67ddd2d13">
        <w:r>
          <w:rPr>
            <w:color w:val="0563C1"/>
            <w:u w:val="single" w:color="0563C1"/>
          </w:rPr>
          <w:t>The</w:t>
        </w:r>
      </w:hyperlink>
      <w:r>
        <w:rPr>
          <w:color w:val="0563C1"/>
          <w:u w:val="single" w:color="0563C1"/>
        </w:rPr>
        <w:t xml:space="preserve"> </w:t>
      </w:r>
      <w:hyperlink r:id="rId48" w:anchor="1cc67ddd2d13">
        <w:r>
          <w:rPr>
            <w:color w:val="0563C1"/>
            <w:u w:val="single" w:color="0563C1"/>
          </w:rPr>
          <w:t>Pa</w:t>
        </w:r>
        <w:r>
          <w:rPr>
            <w:color w:val="0563C1"/>
            <w:u w:val="single" w:color="0563C1"/>
          </w:rPr>
          <w:t>st</w:t>
        </w:r>
      </w:hyperlink>
    </w:p>
    <w:p w14:paraId="7A868693" w14:textId="77777777" w:rsidR="002B5E4B" w:rsidRDefault="00B80851">
      <w:pPr>
        <w:spacing w:after="275" w:line="259" w:lineRule="auto"/>
        <w:ind w:left="0" w:firstLine="0"/>
        <w:jc w:val="left"/>
      </w:pPr>
      <w:r>
        <w:rPr>
          <w:noProof/>
        </w:rPr>
        <w:lastRenderedPageBreak/>
        <w:drawing>
          <wp:inline distT="0" distB="0" distL="0" distR="0" wp14:anchorId="17CF7691" wp14:editId="0D0453DF">
            <wp:extent cx="5629275" cy="4181475"/>
            <wp:effectExtent l="0" t="0" r="0" b="0"/>
            <wp:docPr id="3375" name="Picture 3375"/>
            <wp:cNvGraphicFramePr/>
            <a:graphic xmlns:a="http://schemas.openxmlformats.org/drawingml/2006/main">
              <a:graphicData uri="http://schemas.openxmlformats.org/drawingml/2006/picture">
                <pic:pic xmlns:pic="http://schemas.openxmlformats.org/drawingml/2006/picture">
                  <pic:nvPicPr>
                    <pic:cNvPr id="3375" name="Picture 3375"/>
                    <pic:cNvPicPr/>
                  </pic:nvPicPr>
                  <pic:blipFill>
                    <a:blip r:embed="rId49"/>
                    <a:stretch>
                      <a:fillRect/>
                    </a:stretch>
                  </pic:blipFill>
                  <pic:spPr>
                    <a:xfrm>
                      <a:off x="0" y="0"/>
                      <a:ext cx="5629275" cy="4181475"/>
                    </a:xfrm>
                    <a:prstGeom prst="rect">
                      <a:avLst/>
                    </a:prstGeom>
                  </pic:spPr>
                </pic:pic>
              </a:graphicData>
            </a:graphic>
          </wp:inline>
        </w:drawing>
      </w:r>
    </w:p>
    <w:p w14:paraId="15E59EC1" w14:textId="77777777" w:rsidR="002B5E4B" w:rsidRDefault="00B80851">
      <w:pPr>
        <w:spacing w:after="260"/>
        <w:ind w:left="-5"/>
        <w:jc w:val="left"/>
      </w:pPr>
      <w:r>
        <w:rPr>
          <w:sz w:val="24"/>
        </w:rPr>
        <w:t xml:space="preserve">Fig. 1. The </w:t>
      </w:r>
      <w:r w:rsidRPr="00E30A41">
        <w:rPr>
          <w:i/>
          <w:sz w:val="24"/>
          <w:rPrChange w:id="26" w:author="Daly, Nathan" w:date="2020-07-07T13:46:00Z">
            <w:rPr>
              <w:sz w:val="24"/>
            </w:rPr>
          </w:rPrChange>
        </w:rPr>
        <w:t>Ghent Altarpiece</w:t>
      </w:r>
      <w:r>
        <w:rPr>
          <w:sz w:val="24"/>
        </w:rPr>
        <w:t xml:space="preserve"> open. The bottom left panel of the open left wing has been missing since its theft </w:t>
      </w:r>
      <w:del w:id="27" w:author="Daly, Nathan" w:date="2020-07-07T13:47:00Z">
        <w:r w:rsidDel="00E30A41">
          <w:rPr>
            <w:sz w:val="24"/>
          </w:rPr>
          <w:delText>almost a century ago</w:delText>
        </w:r>
      </w:del>
      <w:ins w:id="28" w:author="Daly, Nathan" w:date="2020-07-07T13:47:00Z">
        <w:r w:rsidR="00E30A41">
          <w:rPr>
            <w:sz w:val="24"/>
          </w:rPr>
          <w:t>in 1934</w:t>
        </w:r>
      </w:ins>
      <w:r>
        <w:rPr>
          <w:sz w:val="24"/>
        </w:rPr>
        <w:t>.</w:t>
      </w:r>
      <w:r>
        <w:rPr>
          <w:sz w:val="24"/>
        </w:rPr>
        <w:t xml:space="preserve"> Images in this figure, used with permission of copyright holder, Saint-</w:t>
      </w:r>
      <w:proofErr w:type="spellStart"/>
      <w:r>
        <w:rPr>
          <w:sz w:val="24"/>
        </w:rPr>
        <w:t>Bavo’s</w:t>
      </w:r>
      <w:proofErr w:type="spellEnd"/>
      <w:r>
        <w:rPr>
          <w:sz w:val="24"/>
        </w:rPr>
        <w:t xml:space="preserve"> Cathedral, </w:t>
      </w:r>
      <w:hyperlink r:id="rId50">
        <w:r>
          <w:rPr>
            <w:color w:val="0563C1"/>
            <w:sz w:val="24"/>
            <w:u w:val="single" w:color="0563C1"/>
          </w:rPr>
          <w:t>www</w:t>
        </w:r>
      </w:hyperlink>
      <w:hyperlink r:id="rId51">
        <w:r>
          <w:rPr>
            <w:color w:val="0563C1"/>
            <w:sz w:val="24"/>
            <w:u w:val="single" w:color="0563C1"/>
          </w:rPr>
          <w:t>.</w:t>
        </w:r>
      </w:hyperlink>
      <w:hyperlink r:id="rId52">
        <w:proofErr w:type="gramStart"/>
        <w:r>
          <w:rPr>
            <w:color w:val="0563C1"/>
            <w:sz w:val="24"/>
            <w:u w:val="single" w:color="0563C1"/>
          </w:rPr>
          <w:t>lukasweb</w:t>
        </w:r>
        <w:proofErr w:type="gramEnd"/>
      </w:hyperlink>
      <w:hyperlink r:id="rId53">
        <w:r>
          <w:rPr>
            <w:color w:val="0563C1"/>
            <w:sz w:val="24"/>
            <w:u w:val="single" w:color="0563C1"/>
          </w:rPr>
          <w:t>.</w:t>
        </w:r>
      </w:hyperlink>
      <w:hyperlink r:id="rId54">
        <w:proofErr w:type="gramStart"/>
        <w:r>
          <w:rPr>
            <w:color w:val="0563C1"/>
            <w:sz w:val="24"/>
            <w:u w:val="single" w:color="0563C1"/>
          </w:rPr>
          <w:t>be</w:t>
        </w:r>
        <w:proofErr w:type="gramEnd"/>
        <w:r>
          <w:rPr>
            <w:color w:val="0563C1"/>
            <w:sz w:val="24"/>
            <w:u w:val="single" w:color="0563C1"/>
          </w:rPr>
          <w:t xml:space="preserve"> </w:t>
        </w:r>
      </w:hyperlink>
      <w:r>
        <w:rPr>
          <w:sz w:val="24"/>
        </w:rPr>
        <w:t xml:space="preserve">– Art in Flanders; photo Hugo </w:t>
      </w:r>
      <w:proofErr w:type="spellStart"/>
      <w:r>
        <w:rPr>
          <w:sz w:val="24"/>
        </w:rPr>
        <w:t>Maertens</w:t>
      </w:r>
      <w:proofErr w:type="spellEnd"/>
      <w:r>
        <w:rPr>
          <w:sz w:val="24"/>
        </w:rPr>
        <w:t>.</w:t>
      </w:r>
      <w:r>
        <w:br w:type="page"/>
      </w:r>
    </w:p>
    <w:p w14:paraId="25081494" w14:textId="77777777" w:rsidR="002B5E4B" w:rsidRDefault="00B80851">
      <w:pPr>
        <w:spacing w:after="626" w:line="259" w:lineRule="auto"/>
        <w:ind w:left="0" w:firstLine="0"/>
        <w:jc w:val="left"/>
      </w:pPr>
      <w:r>
        <w:rPr>
          <w:noProof/>
        </w:rPr>
        <w:lastRenderedPageBreak/>
        <w:drawing>
          <wp:inline distT="0" distB="0" distL="0" distR="0" wp14:anchorId="7A125884" wp14:editId="2CDABD3C">
            <wp:extent cx="5734050" cy="821055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55"/>
                    <a:stretch>
                      <a:fillRect/>
                    </a:stretch>
                  </pic:blipFill>
                  <pic:spPr>
                    <a:xfrm>
                      <a:off x="0" y="0"/>
                      <a:ext cx="5734050" cy="8210550"/>
                    </a:xfrm>
                    <a:prstGeom prst="rect">
                      <a:avLst/>
                    </a:prstGeom>
                  </pic:spPr>
                </pic:pic>
              </a:graphicData>
            </a:graphic>
          </wp:inline>
        </w:drawing>
      </w:r>
    </w:p>
    <w:p w14:paraId="420A29AA" w14:textId="77777777" w:rsidR="002B5E4B" w:rsidRDefault="00B80851">
      <w:pPr>
        <w:spacing w:after="260"/>
        <w:ind w:left="-5"/>
        <w:jc w:val="left"/>
      </w:pPr>
      <w:r>
        <w:rPr>
          <w:sz w:val="24"/>
        </w:rPr>
        <w:t xml:space="preserve">Fig. 2. </w:t>
      </w:r>
      <w:r>
        <w:rPr>
          <w:sz w:val="24"/>
        </w:rPr>
        <w:t xml:space="preserve">The </w:t>
      </w:r>
      <w:r w:rsidRPr="00B80851">
        <w:rPr>
          <w:i/>
          <w:sz w:val="24"/>
          <w:rPrChange w:id="29" w:author="Daly, Nathan" w:date="2020-07-07T13:57:00Z">
            <w:rPr>
              <w:sz w:val="24"/>
            </w:rPr>
          </w:rPrChange>
        </w:rPr>
        <w:t>Ghent Altarpiece</w:t>
      </w:r>
      <w:r>
        <w:rPr>
          <w:sz w:val="24"/>
        </w:rPr>
        <w:t xml:space="preserve"> closed. Images in this figure, used with permission of copyright holder, Saint-</w:t>
      </w:r>
      <w:proofErr w:type="spellStart"/>
      <w:r>
        <w:rPr>
          <w:sz w:val="24"/>
        </w:rPr>
        <w:t>Bavo’s</w:t>
      </w:r>
      <w:proofErr w:type="spellEnd"/>
      <w:r>
        <w:rPr>
          <w:sz w:val="24"/>
        </w:rPr>
        <w:t xml:space="preserve"> Cathedral, </w:t>
      </w:r>
      <w:hyperlink r:id="rId56">
        <w:r>
          <w:rPr>
            <w:color w:val="0563C1"/>
            <w:sz w:val="24"/>
            <w:u w:val="single" w:color="0563C1"/>
          </w:rPr>
          <w:t>www</w:t>
        </w:r>
      </w:hyperlink>
      <w:hyperlink r:id="rId57">
        <w:r>
          <w:rPr>
            <w:color w:val="0563C1"/>
            <w:sz w:val="24"/>
            <w:u w:val="single" w:color="0563C1"/>
          </w:rPr>
          <w:t>.</w:t>
        </w:r>
      </w:hyperlink>
      <w:hyperlink r:id="rId58">
        <w:proofErr w:type="gramStart"/>
        <w:r>
          <w:rPr>
            <w:color w:val="0563C1"/>
            <w:sz w:val="24"/>
            <w:u w:val="single" w:color="0563C1"/>
          </w:rPr>
          <w:t>lukas</w:t>
        </w:r>
        <w:r>
          <w:rPr>
            <w:color w:val="0563C1"/>
            <w:sz w:val="24"/>
            <w:u w:val="single" w:color="0563C1"/>
          </w:rPr>
          <w:t>web</w:t>
        </w:r>
        <w:proofErr w:type="gramEnd"/>
      </w:hyperlink>
      <w:hyperlink r:id="rId59">
        <w:r>
          <w:rPr>
            <w:color w:val="0563C1"/>
            <w:sz w:val="24"/>
            <w:u w:val="single" w:color="0563C1"/>
          </w:rPr>
          <w:t>.</w:t>
        </w:r>
      </w:hyperlink>
      <w:hyperlink r:id="rId60">
        <w:proofErr w:type="gramStart"/>
        <w:r>
          <w:rPr>
            <w:color w:val="0563C1"/>
            <w:sz w:val="24"/>
            <w:u w:val="single" w:color="0563C1"/>
          </w:rPr>
          <w:t>be</w:t>
        </w:r>
        <w:proofErr w:type="gramEnd"/>
      </w:hyperlink>
      <w:r>
        <w:rPr>
          <w:color w:val="0563C1"/>
          <w:sz w:val="24"/>
          <w:u w:val="single" w:color="0563C1"/>
        </w:rPr>
        <w:t xml:space="preserve"> </w:t>
      </w:r>
      <w:r>
        <w:rPr>
          <w:sz w:val="24"/>
        </w:rPr>
        <w:t>– Art in Flanders; photo Dominique Provost.</w:t>
      </w:r>
    </w:p>
    <w:p w14:paraId="1AED2591" w14:textId="77777777" w:rsidR="002B5E4B" w:rsidRDefault="00B80851">
      <w:pPr>
        <w:spacing w:after="338" w:line="259" w:lineRule="auto"/>
        <w:ind w:left="0" w:firstLine="0"/>
        <w:jc w:val="left"/>
      </w:pPr>
      <w:r>
        <w:rPr>
          <w:noProof/>
        </w:rPr>
        <w:lastRenderedPageBreak/>
        <w:drawing>
          <wp:inline distT="0" distB="0" distL="0" distR="0" wp14:anchorId="5E9A753F" wp14:editId="6690D28B">
            <wp:extent cx="5734050" cy="4562475"/>
            <wp:effectExtent l="0" t="0" r="0" b="0"/>
            <wp:docPr id="3809" name="Picture 3809"/>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61"/>
                    <a:stretch>
                      <a:fillRect/>
                    </a:stretch>
                  </pic:blipFill>
                  <pic:spPr>
                    <a:xfrm>
                      <a:off x="0" y="0"/>
                      <a:ext cx="5734050" cy="4562475"/>
                    </a:xfrm>
                    <a:prstGeom prst="rect">
                      <a:avLst/>
                    </a:prstGeom>
                  </pic:spPr>
                </pic:pic>
              </a:graphicData>
            </a:graphic>
          </wp:inline>
        </w:drawing>
      </w:r>
    </w:p>
    <w:p w14:paraId="16C6F81B" w14:textId="77777777" w:rsidR="002B5E4B" w:rsidRDefault="00B80851">
      <w:pPr>
        <w:spacing w:after="260"/>
        <w:ind w:left="-5"/>
        <w:jc w:val="left"/>
      </w:pPr>
      <w:r>
        <w:rPr>
          <w:sz w:val="24"/>
        </w:rPr>
        <w:t>Fig. 3. Two double-sided panels from the</w:t>
      </w:r>
      <w:r>
        <w:rPr>
          <w:sz w:val="24"/>
        </w:rPr>
        <w:tab/>
        <w:t>. Images in this figure, used with permission of copyright holder, Saint-</w:t>
      </w:r>
      <w:proofErr w:type="spellStart"/>
      <w:r>
        <w:rPr>
          <w:sz w:val="24"/>
        </w:rPr>
        <w:t>Bav</w:t>
      </w:r>
      <w:r>
        <w:rPr>
          <w:sz w:val="24"/>
        </w:rPr>
        <w:t>o’s</w:t>
      </w:r>
      <w:proofErr w:type="spellEnd"/>
      <w:r>
        <w:rPr>
          <w:sz w:val="24"/>
        </w:rPr>
        <w:t xml:space="preserve"> Cathedral, </w:t>
      </w:r>
      <w:hyperlink r:id="rId62">
        <w:r>
          <w:rPr>
            <w:color w:val="0563C1"/>
            <w:sz w:val="24"/>
            <w:u w:val="single" w:color="0563C1"/>
          </w:rPr>
          <w:t>www</w:t>
        </w:r>
      </w:hyperlink>
      <w:hyperlink r:id="rId63">
        <w:r>
          <w:rPr>
            <w:color w:val="0563C1"/>
            <w:sz w:val="24"/>
            <w:u w:val="single" w:color="0563C1"/>
          </w:rPr>
          <w:t>.</w:t>
        </w:r>
      </w:hyperlink>
      <w:hyperlink r:id="rId64">
        <w:proofErr w:type="gramStart"/>
        <w:r>
          <w:rPr>
            <w:color w:val="0563C1"/>
            <w:sz w:val="24"/>
            <w:u w:val="single" w:color="0563C1"/>
          </w:rPr>
          <w:t>lukasweb</w:t>
        </w:r>
        <w:proofErr w:type="gramEnd"/>
      </w:hyperlink>
      <w:hyperlink r:id="rId65">
        <w:r>
          <w:rPr>
            <w:color w:val="0563C1"/>
            <w:sz w:val="24"/>
            <w:u w:val="single" w:color="0563C1"/>
          </w:rPr>
          <w:t>.</w:t>
        </w:r>
      </w:hyperlink>
      <w:hyperlink r:id="rId66">
        <w:proofErr w:type="gramStart"/>
        <w:r>
          <w:rPr>
            <w:color w:val="0563C1"/>
            <w:sz w:val="24"/>
            <w:u w:val="single" w:color="0563C1"/>
          </w:rPr>
          <w:t>be</w:t>
        </w:r>
        <w:proofErr w:type="gramEnd"/>
      </w:hyperlink>
      <w:r>
        <w:rPr>
          <w:color w:val="0563C1"/>
          <w:sz w:val="24"/>
          <w:u w:val="single" w:color="0563C1"/>
        </w:rPr>
        <w:t xml:space="preserve"> </w:t>
      </w:r>
      <w:r>
        <w:rPr>
          <w:sz w:val="24"/>
        </w:rPr>
        <w:t>– Art in F</w:t>
      </w:r>
      <w:r>
        <w:rPr>
          <w:sz w:val="24"/>
        </w:rPr>
        <w:t>landers; photo Dominique Provost.</w:t>
      </w:r>
    </w:p>
    <w:p w14:paraId="6A28E1C6" w14:textId="77777777" w:rsidR="002B5E4B" w:rsidRDefault="00B80851">
      <w:pPr>
        <w:spacing w:after="338" w:line="259" w:lineRule="auto"/>
        <w:ind w:left="0" w:firstLine="0"/>
        <w:jc w:val="left"/>
      </w:pPr>
      <w:r>
        <w:rPr>
          <w:noProof/>
        </w:rPr>
        <w:drawing>
          <wp:inline distT="0" distB="0" distL="0" distR="0" wp14:anchorId="5CEA0479" wp14:editId="18BA77F7">
            <wp:extent cx="5734050" cy="3200400"/>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67"/>
                    <a:stretch>
                      <a:fillRect/>
                    </a:stretch>
                  </pic:blipFill>
                  <pic:spPr>
                    <a:xfrm>
                      <a:off x="0" y="0"/>
                      <a:ext cx="5734050" cy="3200400"/>
                    </a:xfrm>
                    <a:prstGeom prst="rect">
                      <a:avLst/>
                    </a:prstGeom>
                  </pic:spPr>
                </pic:pic>
              </a:graphicData>
            </a:graphic>
          </wp:inline>
        </w:drawing>
      </w:r>
    </w:p>
    <w:p w14:paraId="3D6A4B16" w14:textId="77777777" w:rsidR="002B5E4B" w:rsidRDefault="00B80851">
      <w:pPr>
        <w:spacing w:after="260"/>
        <w:ind w:left="-5"/>
        <w:jc w:val="left"/>
      </w:pPr>
      <w:r>
        <w:rPr>
          <w:sz w:val="24"/>
        </w:rPr>
        <w:t xml:space="preserve">Fig. 4. A diagram of our proposed self-supervised neural network based </w:t>
      </w:r>
      <w:del w:id="30" w:author="Daly, Nathan" w:date="2020-07-07T13:58:00Z">
        <w:r w:rsidDel="00B80851">
          <w:rPr>
            <w:sz w:val="24"/>
          </w:rPr>
          <w:delText>x</w:delText>
        </w:r>
      </w:del>
      <w:ins w:id="31" w:author="Daly, Nathan" w:date="2020-07-07T13:58:00Z">
        <w:r>
          <w:rPr>
            <w:sz w:val="24"/>
          </w:rPr>
          <w:t>X</w:t>
        </w:r>
      </w:ins>
      <w:r>
        <w:rPr>
          <w:sz w:val="24"/>
        </w:rPr>
        <w:t>-ray image separation approach.</w:t>
      </w:r>
    </w:p>
    <w:p w14:paraId="31CF62E2" w14:textId="77777777" w:rsidR="002B5E4B" w:rsidRDefault="00B80851">
      <w:pPr>
        <w:spacing w:after="260" w:line="282" w:lineRule="auto"/>
        <w:ind w:left="-5"/>
        <w:jc w:val="left"/>
      </w:pPr>
      <w:r>
        <w:rPr>
          <w:noProof/>
        </w:rPr>
        <w:lastRenderedPageBreak/>
        <w:drawing>
          <wp:anchor distT="0" distB="0" distL="114300" distR="114300" simplePos="0" relativeHeight="251658240" behindDoc="0" locked="0" layoutInCell="1" allowOverlap="0" wp14:anchorId="449908AF" wp14:editId="3DEF0621">
            <wp:simplePos x="0" y="0"/>
            <wp:positionH relativeFrom="page">
              <wp:posOffset>76200</wp:posOffset>
            </wp:positionH>
            <wp:positionV relativeFrom="page">
              <wp:posOffset>0</wp:posOffset>
            </wp:positionV>
            <wp:extent cx="2781300" cy="3448050"/>
            <wp:effectExtent l="0" t="0" r="0" b="0"/>
            <wp:wrapTopAndBottom/>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68"/>
                    <a:stretch>
                      <a:fillRect/>
                    </a:stretch>
                  </pic:blipFill>
                  <pic:spPr>
                    <a:xfrm>
                      <a:off x="0" y="0"/>
                      <a:ext cx="2781300" cy="3448050"/>
                    </a:xfrm>
                    <a:prstGeom prst="rect">
                      <a:avLst/>
                    </a:prstGeom>
                  </pic:spPr>
                </pic:pic>
              </a:graphicData>
            </a:graphic>
          </wp:anchor>
        </w:drawing>
      </w:r>
      <w:r>
        <w:rPr>
          <w:sz w:val="24"/>
        </w:rPr>
        <w:t xml:space="preserve">Fig. 5. </w:t>
      </w:r>
      <w:r>
        <w:rPr>
          <w:rFonts w:ascii="Times New Roman" w:eastAsia="Times New Roman" w:hAnsi="Times New Roman" w:cs="Times New Roman"/>
          <w:sz w:val="24"/>
        </w:rPr>
        <w:t xml:space="preserve">X-ray separation performed by the new neural networks based algorithm (left – mixed </w:t>
      </w:r>
      <w:del w:id="32" w:author="Daly, Nathan" w:date="2020-07-07T13:13:00Z">
        <w:r w:rsidDel="00B369D7">
          <w:rPr>
            <w:rFonts w:ascii="Times New Roman" w:eastAsia="Times New Roman" w:hAnsi="Times New Roman" w:cs="Times New Roman"/>
            <w:sz w:val="24"/>
          </w:rPr>
          <w:delText>x</w:delText>
        </w:r>
      </w:del>
      <w:ins w:id="33" w:author="Daly, Nathan" w:date="2020-07-07T13:13:00Z">
        <w:r w:rsidR="00B369D7">
          <w:rPr>
            <w:rFonts w:ascii="Times New Roman" w:eastAsia="Times New Roman" w:hAnsi="Times New Roman" w:cs="Times New Roman"/>
            <w:sz w:val="24"/>
          </w:rPr>
          <w:t>X</w:t>
        </w:r>
      </w:ins>
      <w:r>
        <w:rPr>
          <w:rFonts w:ascii="Times New Roman" w:eastAsia="Times New Roman" w:hAnsi="Times New Roman" w:cs="Times New Roman"/>
          <w:sz w:val="24"/>
        </w:rPr>
        <w:t xml:space="preserve">-ray;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 visible</w:t>
      </w:r>
      <w:r>
        <w:rPr>
          <w:rFonts w:ascii="Times New Roman" w:eastAsia="Times New Roman" w:hAnsi="Times New Roman" w:cs="Times New Roman"/>
          <w:sz w:val="24"/>
        </w:rPr>
        <w:t xml:space="preserve"> images of each side; right – the reconstructed </w:t>
      </w:r>
      <w:del w:id="34" w:author="Daly, Nathan" w:date="2020-07-07T13:13:00Z">
        <w:r w:rsidDel="00B369D7">
          <w:rPr>
            <w:rFonts w:ascii="Times New Roman" w:eastAsia="Times New Roman" w:hAnsi="Times New Roman" w:cs="Times New Roman"/>
            <w:sz w:val="24"/>
          </w:rPr>
          <w:delText>x</w:delText>
        </w:r>
      </w:del>
      <w:ins w:id="35" w:author="Daly, Nathan" w:date="2020-07-07T13:13:00Z">
        <w:r w:rsidR="00B369D7">
          <w:rPr>
            <w:rFonts w:ascii="Times New Roman" w:eastAsia="Times New Roman" w:hAnsi="Times New Roman" w:cs="Times New Roman"/>
            <w:sz w:val="24"/>
          </w:rPr>
          <w:t>X</w:t>
        </w:r>
      </w:ins>
      <w:r>
        <w:rPr>
          <w:rFonts w:ascii="Times New Roman" w:eastAsia="Times New Roman" w:hAnsi="Times New Roman" w:cs="Times New Roman"/>
          <w:sz w:val="24"/>
        </w:rPr>
        <w:t>-ray images). Images in this figure, used with permission of copyright holder, Saint-</w:t>
      </w:r>
      <w:proofErr w:type="spellStart"/>
      <w:r>
        <w:rPr>
          <w:rFonts w:ascii="Times New Roman" w:eastAsia="Times New Roman" w:hAnsi="Times New Roman" w:cs="Times New Roman"/>
          <w:sz w:val="24"/>
        </w:rPr>
        <w:t>Bavo’s</w:t>
      </w:r>
      <w:proofErr w:type="spellEnd"/>
      <w:r>
        <w:rPr>
          <w:rFonts w:ascii="Times New Roman" w:eastAsia="Times New Roman" w:hAnsi="Times New Roman" w:cs="Times New Roman"/>
          <w:sz w:val="24"/>
        </w:rPr>
        <w:t xml:space="preserve"> Cathedral, </w:t>
      </w:r>
      <w:hyperlink r:id="rId69">
        <w:r>
          <w:rPr>
            <w:rFonts w:ascii="Times New Roman" w:eastAsia="Times New Roman" w:hAnsi="Times New Roman" w:cs="Times New Roman"/>
            <w:color w:val="0563C1"/>
            <w:sz w:val="24"/>
            <w:u w:val="single" w:color="0563C1"/>
          </w:rPr>
          <w:t>www</w:t>
        </w:r>
      </w:hyperlink>
      <w:hyperlink r:id="rId70">
        <w:r>
          <w:rPr>
            <w:rFonts w:ascii="Times New Roman" w:eastAsia="Times New Roman" w:hAnsi="Times New Roman" w:cs="Times New Roman"/>
            <w:color w:val="0563C1"/>
            <w:sz w:val="24"/>
            <w:u w:val="single" w:color="0563C1"/>
          </w:rPr>
          <w:t>.</w:t>
        </w:r>
      </w:hyperlink>
      <w:hyperlink r:id="rId71">
        <w:proofErr w:type="gramStart"/>
        <w:r>
          <w:rPr>
            <w:rFonts w:ascii="Times New Roman" w:eastAsia="Times New Roman" w:hAnsi="Times New Roman" w:cs="Times New Roman"/>
            <w:color w:val="0563C1"/>
            <w:sz w:val="24"/>
            <w:u w:val="single" w:color="0563C1"/>
          </w:rPr>
          <w:t>lukasweb</w:t>
        </w:r>
        <w:proofErr w:type="gramEnd"/>
      </w:hyperlink>
      <w:hyperlink r:id="rId72">
        <w:r>
          <w:rPr>
            <w:rFonts w:ascii="Times New Roman" w:eastAsia="Times New Roman" w:hAnsi="Times New Roman" w:cs="Times New Roman"/>
            <w:color w:val="0563C1"/>
            <w:sz w:val="24"/>
            <w:u w:val="single" w:color="0563C1"/>
          </w:rPr>
          <w:t>.</w:t>
        </w:r>
      </w:hyperlink>
      <w:hyperlink r:id="rId73">
        <w:proofErr w:type="gramStart"/>
        <w:r>
          <w:rPr>
            <w:rFonts w:ascii="Times New Roman" w:eastAsia="Times New Roman" w:hAnsi="Times New Roman" w:cs="Times New Roman"/>
            <w:color w:val="0563C1"/>
            <w:sz w:val="24"/>
            <w:u w:val="single" w:color="0563C1"/>
          </w:rPr>
          <w:t>be</w:t>
        </w:r>
        <w:proofErr w:type="gramEnd"/>
      </w:hyperlink>
      <w:r>
        <w:rPr>
          <w:rFonts w:ascii="Times New Roman" w:eastAsia="Times New Roman" w:hAnsi="Times New Roman" w:cs="Times New Roman"/>
          <w:color w:val="0563C1"/>
          <w:sz w:val="24"/>
          <w:u w:val="single" w:color="0563C1"/>
        </w:rPr>
        <w:t xml:space="preserve"> </w:t>
      </w:r>
      <w:r>
        <w:rPr>
          <w:rFonts w:ascii="Times New Roman" w:eastAsia="Times New Roman" w:hAnsi="Times New Roman" w:cs="Times New Roman"/>
          <w:sz w:val="24"/>
        </w:rPr>
        <w:t xml:space="preserve">– Art in Flanders; photos: Hugo </w:t>
      </w:r>
      <w:proofErr w:type="spellStart"/>
      <w:r>
        <w:rPr>
          <w:rFonts w:ascii="Times New Roman" w:eastAsia="Times New Roman" w:hAnsi="Times New Roman" w:cs="Times New Roman"/>
          <w:sz w:val="24"/>
        </w:rPr>
        <w:t>Maertens</w:t>
      </w:r>
      <w:proofErr w:type="spellEnd"/>
      <w:r>
        <w:rPr>
          <w:rFonts w:ascii="Times New Roman" w:eastAsia="Times New Roman" w:hAnsi="Times New Roman" w:cs="Times New Roman"/>
          <w:sz w:val="24"/>
        </w:rPr>
        <w:t xml:space="preserve"> (interior view; </w:t>
      </w:r>
      <w:r>
        <w:rPr>
          <w:rFonts w:ascii="Times New Roman" w:eastAsia="Times New Roman" w:hAnsi="Times New Roman" w:cs="Times New Roman"/>
          <w:i/>
          <w:sz w:val="24"/>
        </w:rPr>
        <w:t>Adam</w:t>
      </w:r>
      <w:r>
        <w:rPr>
          <w:rFonts w:ascii="Times New Roman" w:eastAsia="Times New Roman" w:hAnsi="Times New Roman" w:cs="Times New Roman"/>
          <w:sz w:val="24"/>
        </w:rPr>
        <w:t>), Dominique Provost (exterior view), KIK-IRPA (</w:t>
      </w:r>
      <w:del w:id="36" w:author="Daly, Nathan" w:date="2020-07-07T13:59:00Z">
        <w:r w:rsidDel="00B80851">
          <w:rPr>
            <w:rFonts w:ascii="Times New Roman" w:eastAsia="Times New Roman" w:hAnsi="Times New Roman" w:cs="Times New Roman"/>
            <w:sz w:val="24"/>
          </w:rPr>
          <w:delText>x</w:delText>
        </w:r>
      </w:del>
      <w:ins w:id="37" w:author="Daly, Nathan" w:date="2020-07-07T13:59:00Z">
        <w:r>
          <w:rPr>
            <w:rFonts w:ascii="Times New Roman" w:eastAsia="Times New Roman" w:hAnsi="Times New Roman" w:cs="Times New Roman"/>
            <w:sz w:val="24"/>
          </w:rPr>
          <w:t>X</w:t>
        </w:r>
      </w:ins>
      <w:r>
        <w:rPr>
          <w:rFonts w:ascii="Times New Roman" w:eastAsia="Times New Roman" w:hAnsi="Times New Roman" w:cs="Times New Roman"/>
          <w:sz w:val="24"/>
        </w:rPr>
        <w:t>-ray).</w:t>
      </w:r>
    </w:p>
    <w:p w14:paraId="7C115469" w14:textId="77777777" w:rsidR="002B5E4B" w:rsidRDefault="00B80851">
      <w:pPr>
        <w:spacing w:after="347" w:line="259" w:lineRule="auto"/>
        <w:ind w:left="0" w:firstLine="0"/>
        <w:jc w:val="left"/>
      </w:pPr>
      <w:r>
        <w:rPr>
          <w:noProof/>
        </w:rPr>
        <w:drawing>
          <wp:inline distT="0" distB="0" distL="0" distR="0" wp14:anchorId="15CAF0B0" wp14:editId="25805B78">
            <wp:extent cx="3848100" cy="3429000"/>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74"/>
                    <a:stretch>
                      <a:fillRect/>
                    </a:stretch>
                  </pic:blipFill>
                  <pic:spPr>
                    <a:xfrm>
                      <a:off x="0" y="0"/>
                      <a:ext cx="3848100" cy="3429000"/>
                    </a:xfrm>
                    <a:prstGeom prst="rect">
                      <a:avLst/>
                    </a:prstGeom>
                  </pic:spPr>
                </pic:pic>
              </a:graphicData>
            </a:graphic>
          </wp:inline>
        </w:drawing>
      </w:r>
    </w:p>
    <w:p w14:paraId="3FE037F5" w14:textId="77777777" w:rsidR="002B5E4B" w:rsidRDefault="00B80851">
      <w:pPr>
        <w:spacing w:after="260" w:line="282" w:lineRule="auto"/>
        <w:ind w:left="-5"/>
        <w:jc w:val="left"/>
      </w:pPr>
      <w:r>
        <w:rPr>
          <w:sz w:val="24"/>
        </w:rPr>
        <w:t xml:space="preserve">Fig. 6. </w:t>
      </w:r>
      <w:r>
        <w:rPr>
          <w:rFonts w:ascii="Times New Roman" w:eastAsia="Times New Roman" w:hAnsi="Times New Roman" w:cs="Times New Roman"/>
          <w:sz w:val="24"/>
        </w:rPr>
        <w:t xml:space="preserve">X-ray separation performed by the new neural networks based algorithm (left – mixed </w:t>
      </w:r>
      <w:del w:id="38" w:author="Daly, Nathan" w:date="2020-07-07T13:14:00Z">
        <w:r w:rsidDel="00B369D7">
          <w:rPr>
            <w:rFonts w:ascii="Times New Roman" w:eastAsia="Times New Roman" w:hAnsi="Times New Roman" w:cs="Times New Roman"/>
            <w:sz w:val="24"/>
          </w:rPr>
          <w:delText>x</w:delText>
        </w:r>
      </w:del>
      <w:ins w:id="39" w:author="Daly, Nathan" w:date="2020-07-07T13:14:00Z">
        <w:r w:rsidR="00B369D7">
          <w:rPr>
            <w:rFonts w:ascii="Times New Roman" w:eastAsia="Times New Roman" w:hAnsi="Times New Roman" w:cs="Times New Roman"/>
            <w:sz w:val="24"/>
          </w:rPr>
          <w:t>X</w:t>
        </w:r>
      </w:ins>
      <w:r>
        <w:rPr>
          <w:rFonts w:ascii="Times New Roman" w:eastAsia="Times New Roman" w:hAnsi="Times New Roman" w:cs="Times New Roman"/>
          <w:sz w:val="24"/>
        </w:rPr>
        <w:t xml:space="preserve">-ray;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 visible images of each side; right – the reconstructed </w:t>
      </w:r>
      <w:del w:id="40" w:author="Daly, Nathan" w:date="2020-07-07T13:14:00Z">
        <w:r w:rsidDel="00B369D7">
          <w:rPr>
            <w:rFonts w:ascii="Times New Roman" w:eastAsia="Times New Roman" w:hAnsi="Times New Roman" w:cs="Times New Roman"/>
            <w:sz w:val="24"/>
          </w:rPr>
          <w:delText>x</w:delText>
        </w:r>
      </w:del>
      <w:ins w:id="41" w:author="Daly, Nathan" w:date="2020-07-07T13:14:00Z">
        <w:r w:rsidR="00B369D7">
          <w:rPr>
            <w:rFonts w:ascii="Times New Roman" w:eastAsia="Times New Roman" w:hAnsi="Times New Roman" w:cs="Times New Roman"/>
            <w:sz w:val="24"/>
          </w:rPr>
          <w:t>X</w:t>
        </w:r>
      </w:ins>
      <w:r>
        <w:rPr>
          <w:rFonts w:ascii="Times New Roman" w:eastAsia="Times New Roman" w:hAnsi="Times New Roman" w:cs="Times New Roman"/>
          <w:sz w:val="24"/>
        </w:rPr>
        <w:t>-ray images). Images in this figure, used with permission of copyright holder, Saint-</w:t>
      </w:r>
      <w:proofErr w:type="spellStart"/>
      <w:r>
        <w:rPr>
          <w:rFonts w:ascii="Times New Roman" w:eastAsia="Times New Roman" w:hAnsi="Times New Roman" w:cs="Times New Roman"/>
          <w:sz w:val="24"/>
        </w:rPr>
        <w:t>Bavo’</w:t>
      </w:r>
      <w:r>
        <w:rPr>
          <w:rFonts w:ascii="Times New Roman" w:eastAsia="Times New Roman" w:hAnsi="Times New Roman" w:cs="Times New Roman"/>
          <w:sz w:val="24"/>
        </w:rPr>
        <w:t>s</w:t>
      </w:r>
      <w:proofErr w:type="spellEnd"/>
      <w:r>
        <w:rPr>
          <w:rFonts w:ascii="Times New Roman" w:eastAsia="Times New Roman" w:hAnsi="Times New Roman" w:cs="Times New Roman"/>
          <w:sz w:val="24"/>
        </w:rPr>
        <w:t xml:space="preserve"> Cathedral, </w:t>
      </w:r>
      <w:hyperlink r:id="rId75">
        <w:r>
          <w:rPr>
            <w:rFonts w:ascii="Times New Roman" w:eastAsia="Times New Roman" w:hAnsi="Times New Roman" w:cs="Times New Roman"/>
            <w:color w:val="0563C1"/>
            <w:sz w:val="24"/>
            <w:u w:val="single" w:color="0563C1"/>
          </w:rPr>
          <w:t>www</w:t>
        </w:r>
      </w:hyperlink>
      <w:hyperlink r:id="rId76">
        <w:r>
          <w:rPr>
            <w:rFonts w:ascii="Times New Roman" w:eastAsia="Times New Roman" w:hAnsi="Times New Roman" w:cs="Times New Roman"/>
            <w:color w:val="0563C1"/>
            <w:sz w:val="24"/>
            <w:u w:val="single" w:color="0563C1"/>
          </w:rPr>
          <w:t>.</w:t>
        </w:r>
      </w:hyperlink>
      <w:hyperlink r:id="rId77">
        <w:proofErr w:type="gramStart"/>
        <w:r>
          <w:rPr>
            <w:rFonts w:ascii="Times New Roman" w:eastAsia="Times New Roman" w:hAnsi="Times New Roman" w:cs="Times New Roman"/>
            <w:color w:val="0563C1"/>
            <w:sz w:val="24"/>
            <w:u w:val="single" w:color="0563C1"/>
          </w:rPr>
          <w:t>lukasweb</w:t>
        </w:r>
        <w:proofErr w:type="gramEnd"/>
      </w:hyperlink>
      <w:hyperlink r:id="rId78">
        <w:r>
          <w:rPr>
            <w:rFonts w:ascii="Times New Roman" w:eastAsia="Times New Roman" w:hAnsi="Times New Roman" w:cs="Times New Roman"/>
            <w:color w:val="0563C1"/>
            <w:sz w:val="24"/>
            <w:u w:val="single" w:color="0563C1"/>
          </w:rPr>
          <w:t>.</w:t>
        </w:r>
      </w:hyperlink>
      <w:hyperlink r:id="rId79">
        <w:proofErr w:type="gramStart"/>
        <w:r>
          <w:rPr>
            <w:rFonts w:ascii="Times New Roman" w:eastAsia="Times New Roman" w:hAnsi="Times New Roman" w:cs="Times New Roman"/>
            <w:color w:val="0563C1"/>
            <w:sz w:val="24"/>
            <w:u w:val="single" w:color="0563C1"/>
          </w:rPr>
          <w:t>be</w:t>
        </w:r>
        <w:proofErr w:type="gramEnd"/>
      </w:hyperlink>
      <w:r>
        <w:rPr>
          <w:rFonts w:ascii="Times New Roman" w:eastAsia="Times New Roman" w:hAnsi="Times New Roman" w:cs="Times New Roman"/>
          <w:color w:val="0563C1"/>
          <w:sz w:val="24"/>
          <w:u w:val="single" w:color="0563C1"/>
        </w:rPr>
        <w:t xml:space="preserve"> </w:t>
      </w:r>
      <w:r>
        <w:rPr>
          <w:rFonts w:ascii="Times New Roman" w:eastAsia="Times New Roman" w:hAnsi="Times New Roman" w:cs="Times New Roman"/>
          <w:sz w:val="24"/>
        </w:rPr>
        <w:t>– Art in Fla</w:t>
      </w:r>
      <w:r>
        <w:rPr>
          <w:rFonts w:ascii="Times New Roman" w:eastAsia="Times New Roman" w:hAnsi="Times New Roman" w:cs="Times New Roman"/>
          <w:sz w:val="24"/>
        </w:rPr>
        <w:t xml:space="preserve">nders; photos: Hugo </w:t>
      </w:r>
      <w:proofErr w:type="spellStart"/>
      <w:r>
        <w:rPr>
          <w:rFonts w:ascii="Times New Roman" w:eastAsia="Times New Roman" w:hAnsi="Times New Roman" w:cs="Times New Roman"/>
          <w:sz w:val="24"/>
        </w:rPr>
        <w:t>Maertens</w:t>
      </w:r>
      <w:proofErr w:type="spellEnd"/>
      <w:r>
        <w:rPr>
          <w:rFonts w:ascii="Times New Roman" w:eastAsia="Times New Roman" w:hAnsi="Times New Roman" w:cs="Times New Roman"/>
          <w:sz w:val="24"/>
        </w:rPr>
        <w:t xml:space="preserve"> (interior view; </w:t>
      </w:r>
      <w:r>
        <w:rPr>
          <w:rFonts w:ascii="Times New Roman" w:eastAsia="Times New Roman" w:hAnsi="Times New Roman" w:cs="Times New Roman"/>
          <w:i/>
          <w:sz w:val="24"/>
        </w:rPr>
        <w:t>Eve</w:t>
      </w:r>
      <w:r>
        <w:rPr>
          <w:rFonts w:ascii="Times New Roman" w:eastAsia="Times New Roman" w:hAnsi="Times New Roman" w:cs="Times New Roman"/>
          <w:sz w:val="24"/>
        </w:rPr>
        <w:t>), Dominique Provost (exterior view), KIK-IRPA (</w:t>
      </w:r>
      <w:del w:id="42" w:author="Daly, Nathan" w:date="2020-07-07T13:14:00Z">
        <w:r w:rsidDel="00B369D7">
          <w:rPr>
            <w:rFonts w:ascii="Times New Roman" w:eastAsia="Times New Roman" w:hAnsi="Times New Roman" w:cs="Times New Roman"/>
            <w:sz w:val="24"/>
          </w:rPr>
          <w:delText>x</w:delText>
        </w:r>
      </w:del>
      <w:ins w:id="43" w:author="Daly, Nathan" w:date="2020-07-07T13:14:00Z">
        <w:r w:rsidR="00B369D7">
          <w:rPr>
            <w:rFonts w:ascii="Times New Roman" w:eastAsia="Times New Roman" w:hAnsi="Times New Roman" w:cs="Times New Roman"/>
            <w:sz w:val="24"/>
          </w:rPr>
          <w:t>X</w:t>
        </w:r>
      </w:ins>
      <w:r>
        <w:rPr>
          <w:rFonts w:ascii="Times New Roman" w:eastAsia="Times New Roman" w:hAnsi="Times New Roman" w:cs="Times New Roman"/>
          <w:sz w:val="24"/>
        </w:rPr>
        <w:t>-ray).</w:t>
      </w:r>
    </w:p>
    <w:sectPr w:rsidR="002B5E4B">
      <w:pgSz w:w="11900" w:h="16840"/>
      <w:pgMar w:top="120" w:right="120" w:bottom="2472" w:left="1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aly, Nathan" w:date="2020-07-07T13:14:00Z" w:initials="DN">
    <w:p w14:paraId="1DAF8401" w14:textId="77777777" w:rsidR="00B369D7" w:rsidRDefault="00B369D7">
      <w:pPr>
        <w:pStyle w:val="CommentText"/>
      </w:pPr>
      <w:r>
        <w:rPr>
          <w:rStyle w:val="CommentReference"/>
        </w:rPr>
        <w:annotationRef/>
      </w:r>
      <w:r>
        <w:t xml:space="preserve">This applies for all case studies. Should it be moved </w:t>
      </w:r>
      <w:r w:rsidR="00B80851">
        <w:t>somewhere central? Or repeated in some form</w:t>
      </w:r>
      <w:bookmarkStart w:id="5" w:name="_GoBack"/>
      <w:bookmarkEnd w:id="5"/>
      <w:r>
        <w:t xml:space="preserve"> in each case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AF840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4E3A"/>
    <w:multiLevelType w:val="hybridMultilevel"/>
    <w:tmpl w:val="8BD29CE4"/>
    <w:lvl w:ilvl="0" w:tplc="467EC24E">
      <w:start w:val="1"/>
      <w:numFmt w:val="decimal"/>
      <w:lvlText w:val="[%1]"/>
      <w:lvlJc w:val="left"/>
      <w:pPr>
        <w:ind w:left="1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1" w:tplc="B65A08E8">
      <w:start w:val="1"/>
      <w:numFmt w:val="lowerLetter"/>
      <w:lvlText w:val="%2"/>
      <w:lvlJc w:val="left"/>
      <w:pPr>
        <w:ind w:left="108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2" w:tplc="FBB4C3BE">
      <w:start w:val="1"/>
      <w:numFmt w:val="lowerRoman"/>
      <w:lvlText w:val="%3"/>
      <w:lvlJc w:val="left"/>
      <w:pPr>
        <w:ind w:left="180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3" w:tplc="C9F67D34">
      <w:start w:val="1"/>
      <w:numFmt w:val="decimal"/>
      <w:lvlText w:val="%4"/>
      <w:lvlJc w:val="left"/>
      <w:pPr>
        <w:ind w:left="252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4" w:tplc="929ABAE4">
      <w:start w:val="1"/>
      <w:numFmt w:val="lowerLetter"/>
      <w:lvlText w:val="%5"/>
      <w:lvlJc w:val="left"/>
      <w:pPr>
        <w:ind w:left="324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5" w:tplc="58A05DC2">
      <w:start w:val="1"/>
      <w:numFmt w:val="lowerRoman"/>
      <w:lvlText w:val="%6"/>
      <w:lvlJc w:val="left"/>
      <w:pPr>
        <w:ind w:left="396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6" w:tplc="41B8BD02">
      <w:start w:val="1"/>
      <w:numFmt w:val="decimal"/>
      <w:lvlText w:val="%7"/>
      <w:lvlJc w:val="left"/>
      <w:pPr>
        <w:ind w:left="468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7" w:tplc="912EFEBE">
      <w:start w:val="1"/>
      <w:numFmt w:val="lowerLetter"/>
      <w:lvlText w:val="%8"/>
      <w:lvlJc w:val="left"/>
      <w:pPr>
        <w:ind w:left="540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lvl w:ilvl="8" w:tplc="44E6AC14">
      <w:start w:val="1"/>
      <w:numFmt w:val="lowerRoman"/>
      <w:lvlText w:val="%9"/>
      <w:lvlJc w:val="left"/>
      <w:pPr>
        <w:ind w:left="6120"/>
      </w:pPr>
      <w:rPr>
        <w:rFonts w:ascii="Calibri" w:eastAsia="Calibri" w:hAnsi="Calibri" w:cs="Calibri"/>
        <w:b w:val="0"/>
        <w:i w:val="0"/>
        <w:strike w:val="0"/>
        <w:dstrike w:val="0"/>
        <w:color w:val="212529"/>
        <w:sz w:val="20"/>
        <w:szCs w:val="20"/>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ly, Nathan">
    <w15:presenceInfo w15:providerId="None" w15:userId="Daly, Nat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E4B"/>
    <w:rsid w:val="000A2BA7"/>
    <w:rsid w:val="002B5E4B"/>
    <w:rsid w:val="00593037"/>
    <w:rsid w:val="00B369D7"/>
    <w:rsid w:val="00B80851"/>
    <w:rsid w:val="00E30A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1B1B"/>
  <w15:docId w15:val="{9BC6A314-02A8-4F4B-ADE1-80B3A5171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54"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styleId="CommentReference">
    <w:name w:val="annotation reference"/>
    <w:basedOn w:val="DefaultParagraphFont"/>
    <w:uiPriority w:val="99"/>
    <w:semiHidden/>
    <w:unhideWhenUsed/>
    <w:rsid w:val="00B369D7"/>
    <w:rPr>
      <w:sz w:val="16"/>
      <w:szCs w:val="16"/>
    </w:rPr>
  </w:style>
  <w:style w:type="paragraph" w:styleId="CommentText">
    <w:name w:val="annotation text"/>
    <w:basedOn w:val="Normal"/>
    <w:link w:val="CommentTextChar"/>
    <w:uiPriority w:val="99"/>
    <w:semiHidden/>
    <w:unhideWhenUsed/>
    <w:rsid w:val="00B369D7"/>
    <w:pPr>
      <w:spacing w:line="240" w:lineRule="auto"/>
    </w:pPr>
    <w:rPr>
      <w:szCs w:val="20"/>
    </w:rPr>
  </w:style>
  <w:style w:type="character" w:customStyle="1" w:styleId="CommentTextChar">
    <w:name w:val="Comment Text Char"/>
    <w:basedOn w:val="DefaultParagraphFont"/>
    <w:link w:val="CommentText"/>
    <w:uiPriority w:val="99"/>
    <w:semiHidden/>
    <w:rsid w:val="00B369D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B369D7"/>
    <w:rPr>
      <w:b/>
      <w:bCs/>
    </w:rPr>
  </w:style>
  <w:style w:type="character" w:customStyle="1" w:styleId="CommentSubjectChar">
    <w:name w:val="Comment Subject Char"/>
    <w:basedOn w:val="CommentTextChar"/>
    <w:link w:val="CommentSubject"/>
    <w:uiPriority w:val="99"/>
    <w:semiHidden/>
    <w:rsid w:val="00B369D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B369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9D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telegraph.co.uk/science/2019/08/30/hidden-works-goya-van-gogh-van-eyck-could-discovered-using-artifical/" TargetMode="External"/><Relationship Id="rId18" Type="http://schemas.openxmlformats.org/officeDocument/2006/relationships/hyperlink" Target="https://www.telegraph.co.uk/science/2019/08/30/hidden-works-goya-van-gogh-van-eyck-could-discovered-using-artifical/" TargetMode="External"/><Relationship Id="rId26" Type="http://schemas.openxmlformats.org/officeDocument/2006/relationships/hyperlink" Target="https://www.telegraph.co.uk/science/2019/08/30/hidden-works-goya-van-gogh-van-eyck-could-discovered-using-artifical/" TargetMode="External"/><Relationship Id="rId39" Type="http://schemas.openxmlformats.org/officeDocument/2006/relationships/hyperlink" Target="https://www.forbes.com/sites/simonchandler/2019/09/06/forget-the-future-ai-will-take-us-back-to-the-past/" TargetMode="External"/><Relationship Id="rId21" Type="http://schemas.openxmlformats.org/officeDocument/2006/relationships/hyperlink" Target="https://www.telegraph.co.uk/science/2019/08/30/hidden-works-goya-van-gogh-van-eyck-could-discovered-using-artifical/" TargetMode="External"/><Relationship Id="rId34" Type="http://schemas.openxmlformats.org/officeDocument/2006/relationships/hyperlink" Target="https://www.forbes.com/sites/simonchandler/2019/09/06/forget-the-future-ai-will-take-us-back-to-the-past/" TargetMode="External"/><Relationship Id="rId42" Type="http://schemas.openxmlformats.org/officeDocument/2006/relationships/hyperlink" Target="https://www.forbes.com/sites/simonchandler/2019/09/06/forget-the-future-ai-will-take-us-back-to-the-past/" TargetMode="External"/><Relationship Id="rId47" Type="http://schemas.openxmlformats.org/officeDocument/2006/relationships/hyperlink" Target="https://www.forbes.com/sites/simonchandler/2019/09/06/forget-the-future-ai-will-take-us-back-to-the-past/" TargetMode="External"/><Relationship Id="rId50" Type="http://schemas.openxmlformats.org/officeDocument/2006/relationships/hyperlink" Target="http://www.lukasweb.be/" TargetMode="External"/><Relationship Id="rId55" Type="http://schemas.openxmlformats.org/officeDocument/2006/relationships/image" Target="media/image2.png"/><Relationship Id="rId63" Type="http://schemas.openxmlformats.org/officeDocument/2006/relationships/hyperlink" Target="http://www.lukasweb.be/" TargetMode="External"/><Relationship Id="rId68" Type="http://schemas.openxmlformats.org/officeDocument/2006/relationships/image" Target="media/image5.png"/><Relationship Id="rId76" Type="http://schemas.openxmlformats.org/officeDocument/2006/relationships/hyperlink" Target="http://www.lukasweb.be/" TargetMode="External"/><Relationship Id="rId7" Type="http://schemas.openxmlformats.org/officeDocument/2006/relationships/hyperlink" Target="https://www.telegraph.co.uk/science/2019/08/30/hidden-works-goya-van-gogh-van-eyck-could-discovered-using-artifical/" TargetMode="External"/><Relationship Id="rId71" Type="http://schemas.openxmlformats.org/officeDocument/2006/relationships/hyperlink" Target="http://www.lukasweb.be/" TargetMode="External"/><Relationship Id="rId2" Type="http://schemas.openxmlformats.org/officeDocument/2006/relationships/styles" Target="styles.xml"/><Relationship Id="rId16" Type="http://schemas.openxmlformats.org/officeDocument/2006/relationships/hyperlink" Target="https://www.telegraph.co.uk/science/2019/08/30/hidden-works-goya-van-gogh-van-eyck-could-discovered-using-artifical/" TargetMode="External"/><Relationship Id="rId29" Type="http://schemas.openxmlformats.org/officeDocument/2006/relationships/hyperlink" Target="https://www.telegraph.co.uk/science/2019/08/30/hidden-works-goya-van-gogh-van-eyck-could-discovered-using-artifical/" TargetMode="External"/><Relationship Id="rId11" Type="http://schemas.openxmlformats.org/officeDocument/2006/relationships/hyperlink" Target="https://www.telegraph.co.uk/science/2019/08/30/hidden-works-goya-van-gogh-van-eyck-could-discovered-using-artifical/" TargetMode="External"/><Relationship Id="rId24" Type="http://schemas.openxmlformats.org/officeDocument/2006/relationships/hyperlink" Target="https://www.telegraph.co.uk/science/2019/08/30/hidden-works-goya-van-gogh-van-eyck-could-discovered-using-artifical/" TargetMode="External"/><Relationship Id="rId32" Type="http://schemas.openxmlformats.org/officeDocument/2006/relationships/hyperlink" Target="https://www.telegraph.co.uk/science/2019/08/30/hidden-works-goya-van-gogh-van-eyck-could-discovered-using-artifical/" TargetMode="External"/><Relationship Id="rId37" Type="http://schemas.openxmlformats.org/officeDocument/2006/relationships/hyperlink" Target="https://www.forbes.com/sites/simonchandler/2019/09/06/forget-the-future-ai-will-take-us-back-to-the-past/" TargetMode="External"/><Relationship Id="rId40" Type="http://schemas.openxmlformats.org/officeDocument/2006/relationships/hyperlink" Target="https://www.forbes.com/sites/simonchandler/2019/09/06/forget-the-future-ai-will-take-us-back-to-the-past/" TargetMode="External"/><Relationship Id="rId45" Type="http://schemas.openxmlformats.org/officeDocument/2006/relationships/hyperlink" Target="https://www.forbes.com/sites/simonchandler/2019/09/06/forget-the-future-ai-will-take-us-back-to-the-past/" TargetMode="External"/><Relationship Id="rId53" Type="http://schemas.openxmlformats.org/officeDocument/2006/relationships/hyperlink" Target="http://www.lukasweb.be/" TargetMode="External"/><Relationship Id="rId58" Type="http://schemas.openxmlformats.org/officeDocument/2006/relationships/hyperlink" Target="http://www.lukasweb.be/" TargetMode="External"/><Relationship Id="rId66" Type="http://schemas.openxmlformats.org/officeDocument/2006/relationships/hyperlink" Target="http://www.lukasweb.be/" TargetMode="External"/><Relationship Id="rId74" Type="http://schemas.openxmlformats.org/officeDocument/2006/relationships/image" Target="media/image6.jpg"/><Relationship Id="rId79" Type="http://schemas.openxmlformats.org/officeDocument/2006/relationships/hyperlink" Target="http://www.lukasweb.be/" TargetMode="External"/><Relationship Id="rId5" Type="http://schemas.openxmlformats.org/officeDocument/2006/relationships/comments" Target="comments.xml"/><Relationship Id="rId61" Type="http://schemas.openxmlformats.org/officeDocument/2006/relationships/image" Target="media/image3.jpg"/><Relationship Id="rId82" Type="http://schemas.openxmlformats.org/officeDocument/2006/relationships/theme" Target="theme/theme1.xml"/><Relationship Id="rId10" Type="http://schemas.openxmlformats.org/officeDocument/2006/relationships/hyperlink" Target="https://www.telegraph.co.uk/science/2019/08/30/hidden-works-goya-van-gogh-van-eyck-could-discovered-using-artifical/" TargetMode="External"/><Relationship Id="rId19" Type="http://schemas.openxmlformats.org/officeDocument/2006/relationships/hyperlink" Target="https://www.telegraph.co.uk/science/2019/08/30/hidden-works-goya-van-gogh-van-eyck-could-discovered-using-artifical/" TargetMode="External"/><Relationship Id="rId31" Type="http://schemas.openxmlformats.org/officeDocument/2006/relationships/hyperlink" Target="https://www.telegraph.co.uk/science/2019/08/30/hidden-works-goya-van-gogh-van-eyck-could-discovered-using-artifical/" TargetMode="External"/><Relationship Id="rId44" Type="http://schemas.openxmlformats.org/officeDocument/2006/relationships/hyperlink" Target="https://www.forbes.com/sites/simonchandler/2019/09/06/forget-the-future-ai-will-take-us-back-to-the-past/" TargetMode="External"/><Relationship Id="rId52" Type="http://schemas.openxmlformats.org/officeDocument/2006/relationships/hyperlink" Target="http://www.lukasweb.be/" TargetMode="External"/><Relationship Id="rId60" Type="http://schemas.openxmlformats.org/officeDocument/2006/relationships/hyperlink" Target="http://www.lukasweb.be/" TargetMode="External"/><Relationship Id="rId65" Type="http://schemas.openxmlformats.org/officeDocument/2006/relationships/hyperlink" Target="http://www.lukasweb.be/" TargetMode="External"/><Relationship Id="rId73" Type="http://schemas.openxmlformats.org/officeDocument/2006/relationships/hyperlink" Target="http://www.lukasweb.be/" TargetMode="External"/><Relationship Id="rId78" Type="http://schemas.openxmlformats.org/officeDocument/2006/relationships/hyperlink" Target="http://www.lukasweb.be/" TargetMode="Externa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www.telegraph.co.uk/science/2019/08/30/hidden-works-goya-van-gogh-van-eyck-could-discovered-using-artifical/" TargetMode="External"/><Relationship Id="rId14" Type="http://schemas.openxmlformats.org/officeDocument/2006/relationships/hyperlink" Target="https://www.telegraph.co.uk/science/2019/08/30/hidden-works-goya-van-gogh-van-eyck-could-discovered-using-artifical/" TargetMode="External"/><Relationship Id="rId22" Type="http://schemas.openxmlformats.org/officeDocument/2006/relationships/hyperlink" Target="https://www.telegraph.co.uk/science/2019/08/30/hidden-works-goya-van-gogh-van-eyck-could-discovered-using-artifical/" TargetMode="External"/><Relationship Id="rId27" Type="http://schemas.openxmlformats.org/officeDocument/2006/relationships/hyperlink" Target="https://www.telegraph.co.uk/science/2019/08/30/hidden-works-goya-van-gogh-van-eyck-could-discovered-using-artifical/" TargetMode="External"/><Relationship Id="rId30" Type="http://schemas.openxmlformats.org/officeDocument/2006/relationships/hyperlink" Target="https://www.telegraph.co.uk/science/2019/08/30/hidden-works-goya-van-gogh-van-eyck-could-discovered-using-artifical/" TargetMode="External"/><Relationship Id="rId35" Type="http://schemas.openxmlformats.org/officeDocument/2006/relationships/hyperlink" Target="https://www.forbes.com/sites/simonchandler/2019/09/06/forget-the-future-ai-will-take-us-back-to-the-past/" TargetMode="External"/><Relationship Id="rId43" Type="http://schemas.openxmlformats.org/officeDocument/2006/relationships/hyperlink" Target="https://www.forbes.com/sites/simonchandler/2019/09/06/forget-the-future-ai-will-take-us-back-to-the-past/" TargetMode="External"/><Relationship Id="rId48" Type="http://schemas.openxmlformats.org/officeDocument/2006/relationships/hyperlink" Target="https://www.forbes.com/sites/simonchandler/2019/09/06/forget-the-future-ai-will-take-us-back-to-the-past/" TargetMode="External"/><Relationship Id="rId56" Type="http://schemas.openxmlformats.org/officeDocument/2006/relationships/hyperlink" Target="http://www.lukasweb.be/" TargetMode="External"/><Relationship Id="rId64" Type="http://schemas.openxmlformats.org/officeDocument/2006/relationships/hyperlink" Target="http://www.lukasweb.be/" TargetMode="External"/><Relationship Id="rId69" Type="http://schemas.openxmlformats.org/officeDocument/2006/relationships/hyperlink" Target="http://www.lukasweb.be/" TargetMode="External"/><Relationship Id="rId77" Type="http://schemas.openxmlformats.org/officeDocument/2006/relationships/hyperlink" Target="http://www.lukasweb.be/" TargetMode="External"/><Relationship Id="rId8" Type="http://schemas.openxmlformats.org/officeDocument/2006/relationships/hyperlink" Target="https://www.telegraph.co.uk/science/2019/08/30/hidden-works-goya-van-gogh-van-eyck-could-discovered-using-artifical/" TargetMode="External"/><Relationship Id="rId51" Type="http://schemas.openxmlformats.org/officeDocument/2006/relationships/hyperlink" Target="http://www.lukasweb.be/" TargetMode="External"/><Relationship Id="rId72" Type="http://schemas.openxmlformats.org/officeDocument/2006/relationships/hyperlink" Target="http://www.lukasweb.be/"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telegraph.co.uk/science/2019/08/30/hidden-works-goya-van-gogh-van-eyck-could-discovered-using-artifical/" TargetMode="External"/><Relationship Id="rId17" Type="http://schemas.openxmlformats.org/officeDocument/2006/relationships/hyperlink" Target="https://www.telegraph.co.uk/science/2019/08/30/hidden-works-goya-van-gogh-van-eyck-could-discovered-using-artifical/" TargetMode="External"/><Relationship Id="rId25" Type="http://schemas.openxmlformats.org/officeDocument/2006/relationships/hyperlink" Target="https://www.telegraph.co.uk/science/2019/08/30/hidden-works-goya-van-gogh-van-eyck-could-discovered-using-artifical/" TargetMode="External"/><Relationship Id="rId33" Type="http://schemas.openxmlformats.org/officeDocument/2006/relationships/hyperlink" Target="https://www.telegraph.co.uk/science/2019/08/30/hidden-works-goya-van-gogh-van-eyck-could-discovered-using-artifical/" TargetMode="External"/><Relationship Id="rId38" Type="http://schemas.openxmlformats.org/officeDocument/2006/relationships/hyperlink" Target="https://www.forbes.com/sites/simonchandler/2019/09/06/forget-the-future-ai-will-take-us-back-to-the-past/" TargetMode="External"/><Relationship Id="rId46" Type="http://schemas.openxmlformats.org/officeDocument/2006/relationships/hyperlink" Target="https://www.forbes.com/sites/simonchandler/2019/09/06/forget-the-future-ai-will-take-us-back-to-the-past/" TargetMode="External"/><Relationship Id="rId59" Type="http://schemas.openxmlformats.org/officeDocument/2006/relationships/hyperlink" Target="http://www.lukasweb.be/" TargetMode="External"/><Relationship Id="rId67" Type="http://schemas.openxmlformats.org/officeDocument/2006/relationships/image" Target="media/image4.jpg"/><Relationship Id="rId20" Type="http://schemas.openxmlformats.org/officeDocument/2006/relationships/hyperlink" Target="https://www.telegraph.co.uk/science/2019/08/30/hidden-works-goya-van-gogh-van-eyck-could-discovered-using-artifical/" TargetMode="External"/><Relationship Id="rId41" Type="http://schemas.openxmlformats.org/officeDocument/2006/relationships/hyperlink" Target="https://www.forbes.com/sites/simonchandler/2019/09/06/forget-the-future-ai-will-take-us-back-to-the-past/" TargetMode="External"/><Relationship Id="rId54" Type="http://schemas.openxmlformats.org/officeDocument/2006/relationships/hyperlink" Target="http://www.lukasweb.be/" TargetMode="External"/><Relationship Id="rId62" Type="http://schemas.openxmlformats.org/officeDocument/2006/relationships/hyperlink" Target="http://www.lukasweb.be/" TargetMode="External"/><Relationship Id="rId70" Type="http://schemas.openxmlformats.org/officeDocument/2006/relationships/hyperlink" Target="http://www.lukasweb.be/" TargetMode="External"/><Relationship Id="rId75" Type="http://schemas.openxmlformats.org/officeDocument/2006/relationships/hyperlink" Target="http://www.lukasweb.be/"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www.telegraph.co.uk/science/2019/08/30/hidden-works-goya-van-gogh-van-eyck-could-discovered-using-artifical/" TargetMode="External"/><Relationship Id="rId23" Type="http://schemas.openxmlformats.org/officeDocument/2006/relationships/hyperlink" Target="https://www.telegraph.co.uk/science/2019/08/30/hidden-works-goya-van-gogh-van-eyck-could-discovered-using-artifical/" TargetMode="External"/><Relationship Id="rId28" Type="http://schemas.openxmlformats.org/officeDocument/2006/relationships/hyperlink" Target="https://www.telegraph.co.uk/science/2019/08/30/hidden-works-goya-van-gogh-van-eyck-could-discovered-using-artifical/" TargetMode="External"/><Relationship Id="rId36" Type="http://schemas.openxmlformats.org/officeDocument/2006/relationships/hyperlink" Target="https://www.forbes.com/sites/simonchandler/2019/09/06/forget-the-future-ai-will-take-us-back-to-the-past/" TargetMode="External"/><Relationship Id="rId49" Type="http://schemas.openxmlformats.org/officeDocument/2006/relationships/image" Target="media/image1.jpg"/><Relationship Id="rId57" Type="http://schemas.openxmlformats.org/officeDocument/2006/relationships/hyperlink" Target="http://www.lukasweb.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The National Gallery</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Daly, Nathan</dc:creator>
  <cp:keywords/>
  <cp:lastModifiedBy>Daly, Nathan</cp:lastModifiedBy>
  <cp:revision>2</cp:revision>
  <dcterms:created xsi:type="dcterms:W3CDTF">2020-07-07T13:06:00Z</dcterms:created>
  <dcterms:modified xsi:type="dcterms:W3CDTF">2020-07-07T13:06:00Z</dcterms:modified>
</cp:coreProperties>
</file>